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C7F92F">
      <w:pPr>
        <w:pStyle w:val="2"/>
        <w:bidi w:val="0"/>
        <w:rPr>
          <w:sz w:val="32"/>
          <w:szCs w:val="16"/>
        </w:rPr>
      </w:pPr>
      <w:r>
        <w:rPr>
          <w:sz w:val="32"/>
          <w:szCs w:val="16"/>
          <w:lang w:val="en-US" w:eastAsia="zh-CN"/>
        </w:rPr>
        <w:t>基于多前沿方法的张量计算驱动型稀疏矩阵求解系统研究</w:t>
      </w:r>
    </w:p>
    <w:p w14:paraId="45EE15FE">
      <w:pPr>
        <w:pStyle w:val="4"/>
        <w:spacing w:before="39" w:line="222" w:lineRule="auto"/>
        <w:ind w:left="2" w:right="60"/>
        <w:rPr>
          <w:color w:val="333333"/>
          <w:spacing w:val="6"/>
        </w:rPr>
      </w:pPr>
    </w:p>
    <w:p w14:paraId="6DE0817E">
      <w:pPr>
        <w:pStyle w:val="4"/>
        <w:spacing w:before="39" w:line="222" w:lineRule="auto"/>
        <w:ind w:left="2" w:right="60"/>
        <w:rPr>
          <w:color w:val="333333"/>
          <w:spacing w:val="6"/>
        </w:rPr>
      </w:pPr>
    </w:p>
    <w:p w14:paraId="6BB9B3A3">
      <w:pPr>
        <w:pStyle w:val="4"/>
        <w:spacing w:before="39" w:line="222" w:lineRule="auto"/>
        <w:ind w:left="2" w:right="60"/>
      </w:pPr>
      <w:r>
        <w:rPr>
          <w:color w:val="333333"/>
          <w:spacing w:val="6"/>
        </w:rPr>
        <w:t>通过研究</w:t>
      </w:r>
      <w:r>
        <w:rPr>
          <w:b/>
          <w:bCs/>
          <w:color w:val="333333"/>
          <w:spacing w:val="6"/>
        </w:rPr>
        <w:t>多前沿稀疏矩阵</w:t>
      </w:r>
      <w:r>
        <w:rPr>
          <w:b/>
          <w:bCs/>
          <w:color w:val="333333"/>
          <w:spacing w:val="25"/>
          <w:w w:val="101"/>
        </w:rPr>
        <w:t xml:space="preserve"> </w:t>
      </w:r>
      <w:r>
        <w:rPr>
          <w:rFonts w:ascii="Segoe Print" w:hAnsi="Segoe Print" w:eastAsia="Segoe Print" w:cs="Segoe Print"/>
          <w:b/>
          <w:bCs/>
          <w:color w:val="333333"/>
          <w:rPrChange w:id="0" w:author="hy1729" w:date="2026-03-21T12:18:32Z">
            <w:rPr>
              <w:rFonts w:ascii="Liberation Sans Narrow" w:hAnsi="Liberation Sans Narrow" w:eastAsia="Liberation Sans Narrow" w:cs="Liberation Sans Narrow"/>
              <w:b/>
              <w:bCs/>
              <w:color w:val="333333"/>
            </w:rPr>
          </w:rPrChange>
        </w:rPr>
        <w:t>LU</w:t>
      </w:r>
      <w:r>
        <w:rPr>
          <w:rFonts w:ascii="Segoe Print" w:hAnsi="Segoe Print" w:eastAsia="Segoe Print" w:cs="Segoe Print"/>
          <w:b/>
          <w:bCs/>
          <w:color w:val="333333"/>
          <w:spacing w:val="6"/>
          <w:rPrChange w:id="1" w:author="hy1729" w:date="2026-03-21T12:18:32Z">
            <w:rPr>
              <w:rFonts w:ascii="Liberation Sans Narrow" w:hAnsi="Liberation Sans Narrow" w:eastAsia="Liberation Sans Narrow" w:cs="Liberation Sans Narrow"/>
              <w:b/>
              <w:bCs/>
              <w:color w:val="333333"/>
              <w:spacing w:val="6"/>
            </w:rPr>
          </w:rPrChange>
        </w:rPr>
        <w:t xml:space="preserve"> </w:t>
      </w:r>
      <w:r>
        <w:rPr>
          <w:b/>
          <w:bCs/>
          <w:color w:val="333333"/>
          <w:spacing w:val="6"/>
        </w:rPr>
        <w:t>分解算法</w:t>
      </w:r>
      <w:r>
        <w:rPr>
          <w:color w:val="333333"/>
          <w:spacing w:val="6"/>
        </w:rPr>
        <w:t>、</w:t>
      </w:r>
      <w:r>
        <w:rPr>
          <w:b/>
          <w:bCs/>
          <w:color w:val="333333"/>
          <w:spacing w:val="6"/>
        </w:rPr>
        <w:t>面向前沿矩阵矩阵的软硬件协同</w:t>
      </w:r>
      <w:r>
        <w:rPr>
          <w:b/>
          <w:bCs/>
          <w:color w:val="333333"/>
          <w:spacing w:val="5"/>
        </w:rPr>
        <w:t>调度机制</w:t>
      </w:r>
      <w:r>
        <w:rPr>
          <w:color w:val="333333"/>
          <w:spacing w:val="5"/>
        </w:rPr>
        <w:t>以及</w:t>
      </w:r>
      <w:r>
        <w:rPr>
          <w:b/>
          <w:bCs/>
          <w:color w:val="333333"/>
          <w:spacing w:val="5"/>
        </w:rPr>
        <w:t>低精度整数化数据</w:t>
      </w:r>
      <w:r>
        <w:rPr>
          <w:b/>
          <w:bCs/>
          <w:color w:val="333333"/>
          <w:spacing w:val="11"/>
        </w:rPr>
        <w:t>表示与数值实现方法</w:t>
      </w:r>
      <w:r>
        <w:rPr>
          <w:color w:val="333333"/>
          <w:spacing w:val="11"/>
        </w:rPr>
        <w:t>，实现</w:t>
      </w:r>
      <w:r>
        <w:rPr>
          <w:b/>
          <w:bCs/>
          <w:color w:val="333333"/>
          <w:spacing w:val="11"/>
        </w:rPr>
        <w:t>基于</w:t>
      </w:r>
      <w:r>
        <w:rPr>
          <w:b/>
          <w:bCs/>
          <w:color w:val="333333"/>
          <w:spacing w:val="19"/>
        </w:rPr>
        <w:t xml:space="preserve"> </w:t>
      </w:r>
      <w:r>
        <w:rPr>
          <w:rFonts w:ascii="Segoe Print" w:hAnsi="Segoe Print" w:eastAsia="Segoe Print" w:cs="Segoe Print"/>
          <w:b/>
          <w:bCs/>
          <w:color w:val="333333"/>
          <w:rPrChange w:id="2" w:author="hy1729" w:date="2026-03-21T12:18:32Z">
            <w:rPr>
              <w:rFonts w:ascii="Liberation Sans Narrow" w:hAnsi="Liberation Sans Narrow" w:eastAsia="Liberation Sans Narrow" w:cs="Liberation Sans Narrow"/>
              <w:b/>
              <w:bCs/>
              <w:color w:val="333333"/>
            </w:rPr>
          </w:rPrChange>
        </w:rPr>
        <w:t>GCU</w:t>
      </w:r>
      <w:r>
        <w:rPr>
          <w:b/>
          <w:bCs/>
          <w:color w:val="333333"/>
          <w:spacing w:val="11"/>
        </w:rPr>
        <w:t>、</w:t>
      </w:r>
      <w:r>
        <w:rPr>
          <w:b/>
          <w:bCs/>
          <w:color w:val="333333"/>
          <w:spacing w:val="-16"/>
        </w:rPr>
        <w:t xml:space="preserve"> </w:t>
      </w:r>
      <w:r>
        <w:rPr>
          <w:rFonts w:ascii="Segoe Print" w:hAnsi="Segoe Print" w:eastAsia="Segoe Print" w:cs="Segoe Print"/>
          <w:b/>
          <w:bCs/>
          <w:color w:val="333333"/>
          <w:rPrChange w:id="3" w:author="hy1729" w:date="2026-03-21T12:18:32Z">
            <w:rPr>
              <w:rFonts w:ascii="Liberation Sans Narrow" w:hAnsi="Liberation Sans Narrow" w:eastAsia="Liberation Sans Narrow" w:cs="Liberation Sans Narrow"/>
              <w:b/>
              <w:bCs/>
              <w:color w:val="333333"/>
            </w:rPr>
          </w:rPrChange>
        </w:rPr>
        <w:t>HPU</w:t>
      </w:r>
      <w:r>
        <w:rPr>
          <w:b/>
          <w:bCs/>
          <w:color w:val="333333"/>
          <w:spacing w:val="11"/>
        </w:rPr>
        <w:t>、</w:t>
      </w:r>
      <w:r>
        <w:rPr>
          <w:rFonts w:ascii="Segoe Print" w:hAnsi="Segoe Print" w:eastAsia="Segoe Print" w:cs="Segoe Print"/>
          <w:b/>
          <w:bCs/>
          <w:color w:val="333333"/>
          <w:rPrChange w:id="4" w:author="hy1729" w:date="2026-03-21T12:18:32Z">
            <w:rPr>
              <w:rFonts w:ascii="Liberation Sans Narrow" w:hAnsi="Liberation Sans Narrow" w:eastAsia="Liberation Sans Narrow" w:cs="Liberation Sans Narrow"/>
              <w:b/>
              <w:bCs/>
              <w:color w:val="333333"/>
            </w:rPr>
          </w:rPrChange>
        </w:rPr>
        <w:t>ATU</w:t>
      </w:r>
      <w:r>
        <w:rPr>
          <w:rFonts w:ascii="Segoe Print" w:hAnsi="Segoe Print" w:eastAsia="Segoe Print" w:cs="Segoe Print"/>
          <w:b/>
          <w:bCs/>
          <w:color w:val="333333"/>
          <w:spacing w:val="11"/>
          <w:rPrChange w:id="5" w:author="hy1729" w:date="2026-03-21T12:18:32Z">
            <w:rPr>
              <w:rFonts w:ascii="Liberation Sans Narrow" w:hAnsi="Liberation Sans Narrow" w:eastAsia="Liberation Sans Narrow" w:cs="Liberation Sans Narrow"/>
              <w:b/>
              <w:bCs/>
              <w:color w:val="333333"/>
              <w:spacing w:val="11"/>
            </w:rPr>
          </w:rPrChange>
        </w:rPr>
        <w:t xml:space="preserve"> </w:t>
      </w:r>
      <w:r>
        <w:rPr>
          <w:b/>
          <w:bCs/>
          <w:color w:val="333333"/>
          <w:spacing w:val="11"/>
        </w:rPr>
        <w:t>和</w:t>
      </w:r>
      <w:r>
        <w:rPr>
          <w:b/>
          <w:bCs/>
          <w:color w:val="333333"/>
          <w:spacing w:val="16"/>
          <w:w w:val="101"/>
        </w:rPr>
        <w:t xml:space="preserve"> </w:t>
      </w:r>
      <w:r>
        <w:rPr>
          <w:rFonts w:ascii="Segoe Print" w:hAnsi="Segoe Print" w:eastAsia="Segoe Print" w:cs="Segoe Print"/>
          <w:b/>
          <w:bCs/>
          <w:color w:val="333333"/>
          <w:rPrChange w:id="6" w:author="hy1729" w:date="2026-03-21T12:18:32Z">
            <w:rPr>
              <w:rFonts w:ascii="Liberation Sans Narrow" w:hAnsi="Liberation Sans Narrow" w:eastAsia="Liberation Sans Narrow" w:cs="Liberation Sans Narrow"/>
              <w:b/>
              <w:bCs/>
              <w:color w:val="333333"/>
            </w:rPr>
          </w:rPrChange>
        </w:rPr>
        <w:t>SFU</w:t>
      </w:r>
      <w:r>
        <w:rPr>
          <w:rFonts w:ascii="Segoe Print" w:hAnsi="Segoe Print" w:eastAsia="Segoe Print" w:cs="Segoe Print"/>
          <w:b/>
          <w:bCs/>
          <w:color w:val="333333"/>
          <w:spacing w:val="18"/>
          <w:w w:val="101"/>
          <w:rPrChange w:id="7" w:author="hy1729" w:date="2026-03-21T12:18:32Z">
            <w:rPr>
              <w:rFonts w:ascii="Liberation Sans Narrow" w:hAnsi="Liberation Sans Narrow" w:eastAsia="Liberation Sans Narrow" w:cs="Liberation Sans Narrow"/>
              <w:b/>
              <w:bCs/>
              <w:color w:val="333333"/>
              <w:spacing w:val="18"/>
              <w:w w:val="101"/>
            </w:rPr>
          </w:rPrChange>
        </w:rPr>
        <w:t xml:space="preserve"> </w:t>
      </w:r>
      <w:r>
        <w:rPr>
          <w:b/>
          <w:bCs/>
          <w:color w:val="333333"/>
          <w:spacing w:val="11"/>
        </w:rPr>
        <w:t>的节点级前沿矩阵分解与更新加速系统</w:t>
      </w:r>
      <w:r>
        <w:rPr>
          <w:color w:val="333333"/>
          <w:spacing w:val="10"/>
        </w:rPr>
        <w:t>，达</w:t>
      </w:r>
      <w:r>
        <w:rPr>
          <w:color w:val="333333"/>
          <w:spacing w:val="5"/>
        </w:rPr>
        <w:t>到在保证数值计算正确性的前提下提升稀疏直接求解过程的数据处理效率与硬件加速能</w:t>
      </w:r>
      <w:r>
        <w:rPr>
          <w:color w:val="333333"/>
          <w:spacing w:val="4"/>
        </w:rPr>
        <w:t>力的目标</w:t>
      </w:r>
    </w:p>
    <w:p w14:paraId="6975A784">
      <w:pPr>
        <w:spacing w:before="118" w:line="30" w:lineRule="exact"/>
      </w:pPr>
      <w:r>
        <w:drawing>
          <wp:inline distT="0" distB="0" distL="0" distR="0">
            <wp:extent cx="5676900" cy="19050"/>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8"/>
                    <a:stretch>
                      <a:fillRect/>
                    </a:stretch>
                  </pic:blipFill>
                  <pic:spPr>
                    <a:xfrm>
                      <a:off x="0" y="0"/>
                      <a:ext cx="5676900" cy="19050"/>
                    </a:xfrm>
                    <a:prstGeom prst="rect">
                      <a:avLst/>
                    </a:prstGeom>
                  </pic:spPr>
                </pic:pic>
              </a:graphicData>
            </a:graphic>
          </wp:inline>
        </w:drawing>
      </w:r>
    </w:p>
    <w:p w14:paraId="764FDA14">
      <w:pPr>
        <w:pStyle w:val="4"/>
        <w:spacing w:before="307" w:line="179" w:lineRule="auto"/>
        <w:ind w:left="17"/>
        <w:outlineLvl w:val="0"/>
        <w:rPr>
          <w:sz w:val="29"/>
          <w:szCs w:val="29"/>
        </w:rPr>
      </w:pPr>
      <w:r>
        <w:rPr>
          <w:rFonts w:ascii="Segoe Print" w:hAnsi="Segoe Print" w:eastAsia="Segoe Print" w:cs="Segoe Print"/>
          <w:b/>
          <w:bCs/>
          <w:color w:val="333333"/>
          <w:spacing w:val="9"/>
          <w:sz w:val="29"/>
          <w:szCs w:val="29"/>
          <w:rPrChange w:id="8" w:author="hy1729" w:date="2026-03-21T12:18:32Z">
            <w:rPr>
              <w:rFonts w:ascii="Liberation Sans Narrow" w:hAnsi="Liberation Sans Narrow" w:eastAsia="Liberation Sans Narrow" w:cs="Liberation Sans Narrow"/>
              <w:b/>
              <w:bCs/>
              <w:color w:val="333333"/>
              <w:spacing w:val="9"/>
              <w:sz w:val="29"/>
              <w:szCs w:val="29"/>
            </w:rPr>
          </w:rPrChange>
        </w:rPr>
        <w:t>1.</w:t>
      </w:r>
      <w:r>
        <w:rPr>
          <w:b/>
          <w:bCs/>
          <w:color w:val="333333"/>
          <w:spacing w:val="9"/>
          <w:sz w:val="29"/>
          <w:szCs w:val="29"/>
        </w:rPr>
        <w:t>绪论</w:t>
      </w:r>
    </w:p>
    <w:p w14:paraId="622062A4">
      <w:pPr>
        <w:pStyle w:val="4"/>
        <w:spacing w:before="189" w:line="179" w:lineRule="auto"/>
        <w:ind w:left="14" w:leftChars="0" w:firstLine="500" w:firstLineChars="0"/>
        <w:outlineLvl w:val="1"/>
        <w:rPr>
          <w:sz w:val="24"/>
          <w:szCs w:val="24"/>
        </w:rPr>
      </w:pPr>
      <w:r>
        <w:rPr>
          <w:rFonts w:ascii="Segoe Print" w:hAnsi="Segoe Print" w:eastAsia="Segoe Print" w:cs="Segoe Print"/>
          <w:b/>
          <w:bCs/>
          <w:color w:val="333333"/>
          <w:spacing w:val="10"/>
          <w:sz w:val="24"/>
          <w:szCs w:val="24"/>
          <w:rPrChange w:id="9" w:author="hy1729" w:date="2026-03-21T12:18:32Z">
            <w:rPr>
              <w:rFonts w:ascii="Liberation Sans Narrow" w:hAnsi="Liberation Sans Narrow" w:eastAsia="Liberation Sans Narrow" w:cs="Liberation Sans Narrow"/>
              <w:b/>
              <w:bCs/>
              <w:color w:val="333333"/>
              <w:spacing w:val="10"/>
              <w:sz w:val="24"/>
              <w:szCs w:val="24"/>
            </w:rPr>
          </w:rPrChange>
        </w:rPr>
        <w:t xml:space="preserve">1.1 </w:t>
      </w:r>
      <w:r>
        <w:rPr>
          <w:b/>
          <w:bCs/>
          <w:color w:val="333333"/>
          <w:spacing w:val="10"/>
          <w:sz w:val="24"/>
          <w:szCs w:val="24"/>
        </w:rPr>
        <w:t>研究背景</w:t>
      </w:r>
    </w:p>
    <w:p w14:paraId="5D03AC7F">
      <w:pPr>
        <w:pStyle w:val="4"/>
        <w:spacing w:before="201" w:line="180" w:lineRule="auto"/>
        <w:ind w:left="14" w:leftChars="0" w:firstLine="500" w:firstLineChars="0"/>
        <w:outlineLvl w:val="1"/>
        <w:rPr>
          <w:sz w:val="24"/>
          <w:szCs w:val="24"/>
        </w:rPr>
      </w:pPr>
      <w:r>
        <w:rPr>
          <w:rFonts w:ascii="Segoe Print" w:hAnsi="Segoe Print" w:eastAsia="Segoe Print" w:cs="Segoe Print"/>
          <w:b/>
          <w:bCs/>
          <w:color w:val="333333"/>
          <w:spacing w:val="7"/>
          <w:sz w:val="24"/>
          <w:szCs w:val="24"/>
          <w:rPrChange w:id="10" w:author="hy1729" w:date="2026-03-21T12:18:32Z">
            <w:rPr>
              <w:rFonts w:ascii="Liberation Sans Narrow" w:hAnsi="Liberation Sans Narrow" w:eastAsia="Liberation Sans Narrow" w:cs="Liberation Sans Narrow"/>
              <w:b/>
              <w:bCs/>
              <w:color w:val="333333"/>
              <w:spacing w:val="7"/>
              <w:sz w:val="24"/>
              <w:szCs w:val="24"/>
            </w:rPr>
          </w:rPrChange>
        </w:rPr>
        <w:t>1.2</w:t>
      </w:r>
      <w:r>
        <w:rPr>
          <w:rFonts w:ascii="Segoe Print" w:hAnsi="Segoe Print" w:eastAsia="Segoe Print" w:cs="Segoe Print"/>
          <w:b/>
          <w:bCs/>
          <w:color w:val="333333"/>
          <w:spacing w:val="23"/>
          <w:w w:val="101"/>
          <w:sz w:val="24"/>
          <w:szCs w:val="24"/>
          <w:rPrChange w:id="11" w:author="hy1729" w:date="2026-03-21T12:18:32Z">
            <w:rPr>
              <w:rFonts w:ascii="Liberation Sans Narrow" w:hAnsi="Liberation Sans Narrow" w:eastAsia="Liberation Sans Narrow" w:cs="Liberation Sans Narrow"/>
              <w:b/>
              <w:bCs/>
              <w:color w:val="333333"/>
              <w:spacing w:val="23"/>
              <w:w w:val="101"/>
              <w:sz w:val="24"/>
              <w:szCs w:val="24"/>
            </w:rPr>
          </w:rPrChange>
        </w:rPr>
        <w:t xml:space="preserve"> </w:t>
      </w:r>
      <w:r>
        <w:rPr>
          <w:b/>
          <w:bCs/>
          <w:color w:val="333333"/>
          <w:spacing w:val="7"/>
          <w:sz w:val="24"/>
          <w:szCs w:val="24"/>
        </w:rPr>
        <w:t>国内外研究现状</w:t>
      </w:r>
    </w:p>
    <w:p w14:paraId="052E2AC7">
      <w:pPr>
        <w:pStyle w:val="4"/>
        <w:spacing w:before="212" w:line="182" w:lineRule="auto"/>
        <w:ind w:left="1" w:leftChars="0" w:firstLine="500" w:firstLineChars="0"/>
      </w:pPr>
      <w:r>
        <w:rPr>
          <w:b/>
          <w:bCs/>
          <w:color w:val="333333"/>
          <w:spacing w:val="6"/>
        </w:rPr>
        <w:t>稀疏直接求解器研究现状</w:t>
      </w:r>
      <w:r>
        <w:rPr>
          <w:color w:val="333333"/>
          <w:spacing w:val="6"/>
        </w:rPr>
        <w:t>、</w:t>
      </w:r>
      <w:r>
        <w:rPr>
          <w:b/>
          <w:bCs/>
          <w:color w:val="333333"/>
          <w:spacing w:val="6"/>
        </w:rPr>
        <w:t>稀疏矩阵硬件加速研究现状</w:t>
      </w:r>
      <w:r>
        <w:rPr>
          <w:color w:val="333333"/>
          <w:spacing w:val="6"/>
        </w:rPr>
        <w:t>、</w:t>
      </w:r>
      <w:r>
        <w:rPr>
          <w:b/>
          <w:bCs/>
          <w:color w:val="333333"/>
          <w:spacing w:val="6"/>
        </w:rPr>
        <w:t>低精度</w:t>
      </w:r>
      <w:r>
        <w:rPr>
          <w:rFonts w:ascii="Segoe Print" w:hAnsi="Segoe Print" w:eastAsia="Segoe Print" w:cs="Segoe Print"/>
          <w:b/>
          <w:bCs/>
          <w:color w:val="333333"/>
          <w:spacing w:val="6"/>
          <w:rPrChange w:id="12" w:author="hy1729" w:date="2026-03-21T12:18:32Z">
            <w:rPr>
              <w:rFonts w:ascii="Liberation Sans Narrow" w:hAnsi="Liberation Sans Narrow" w:eastAsia="Liberation Sans Narrow" w:cs="Liberation Sans Narrow"/>
              <w:b/>
              <w:bCs/>
              <w:color w:val="333333"/>
              <w:spacing w:val="6"/>
            </w:rPr>
          </w:rPrChange>
        </w:rPr>
        <w:t>/</w:t>
      </w:r>
      <w:r>
        <w:rPr>
          <w:b/>
          <w:bCs/>
          <w:color w:val="333333"/>
          <w:spacing w:val="5"/>
        </w:rPr>
        <w:t>混合精度数值计算研究现状</w:t>
      </w:r>
    </w:p>
    <w:p w14:paraId="3BE4A44A">
      <w:pPr>
        <w:pStyle w:val="4"/>
        <w:spacing w:before="229" w:line="179" w:lineRule="auto"/>
        <w:ind w:left="14" w:leftChars="0" w:firstLine="500" w:firstLineChars="0"/>
        <w:outlineLvl w:val="1"/>
        <w:rPr>
          <w:sz w:val="24"/>
          <w:szCs w:val="24"/>
        </w:rPr>
      </w:pPr>
      <w:r>
        <w:rPr>
          <w:rFonts w:ascii="Segoe Print" w:hAnsi="Segoe Print" w:eastAsia="Segoe Print" w:cs="Segoe Print"/>
          <w:b/>
          <w:bCs/>
          <w:color w:val="333333"/>
          <w:spacing w:val="9"/>
          <w:sz w:val="24"/>
          <w:szCs w:val="24"/>
          <w:rPrChange w:id="13" w:author="hy1729" w:date="2026-03-21T12:18:32Z">
            <w:rPr>
              <w:rFonts w:ascii="Liberation Sans Narrow" w:hAnsi="Liberation Sans Narrow" w:eastAsia="Liberation Sans Narrow" w:cs="Liberation Sans Narrow"/>
              <w:b/>
              <w:bCs/>
              <w:color w:val="333333"/>
              <w:spacing w:val="9"/>
              <w:sz w:val="24"/>
              <w:szCs w:val="24"/>
            </w:rPr>
          </w:rPrChange>
        </w:rPr>
        <w:t xml:space="preserve">1.3 </w:t>
      </w:r>
      <w:r>
        <w:rPr>
          <w:b/>
          <w:bCs/>
          <w:color w:val="333333"/>
          <w:spacing w:val="9"/>
          <w:sz w:val="24"/>
          <w:szCs w:val="24"/>
        </w:rPr>
        <w:t>本文研究内容</w:t>
      </w:r>
    </w:p>
    <w:p w14:paraId="620302DA">
      <w:pPr>
        <w:pStyle w:val="4"/>
        <w:spacing w:before="199" w:line="183" w:lineRule="auto"/>
        <w:ind w:left="210" w:firstLine="498" w:firstLineChars="0"/>
      </w:pPr>
      <w:r>
        <w:rPr>
          <w:color w:val="333333"/>
          <w:position w:val="4"/>
        </w:rPr>
        <w:drawing>
          <wp:inline distT="0" distB="0" distL="0" distR="0">
            <wp:extent cx="47625" cy="47625"/>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9"/>
                    <a:stretch>
                      <a:fillRect/>
                    </a:stretch>
                  </pic:blipFill>
                  <pic:spPr>
                    <a:xfrm>
                      <a:off x="0" y="0"/>
                      <a:ext cx="47625" cy="47625"/>
                    </a:xfrm>
                    <a:prstGeom prst="rect">
                      <a:avLst/>
                    </a:prstGeom>
                  </pic:spPr>
                </pic:pic>
              </a:graphicData>
            </a:graphic>
          </wp:inline>
        </w:drawing>
      </w:r>
      <w:r>
        <w:rPr>
          <w:color w:val="333333"/>
          <w:spacing w:val="2"/>
        </w:rPr>
        <w:t xml:space="preserve">    </w:t>
      </w:r>
      <w:r>
        <w:rPr>
          <w:color w:val="333333"/>
          <w:spacing w:val="5"/>
        </w:rPr>
        <w:t>以多前沿</w:t>
      </w:r>
      <w:r>
        <w:rPr>
          <w:color w:val="333333"/>
          <w:spacing w:val="30"/>
          <w:w w:val="102"/>
        </w:rPr>
        <w:t xml:space="preserve"> </w:t>
      </w:r>
      <w:r>
        <w:rPr>
          <w:rFonts w:ascii="Segoe Print" w:hAnsi="Segoe Print" w:eastAsia="Segoe Print" w:cs="Segoe Print"/>
          <w:color w:val="333333"/>
          <w:rPrChange w:id="14" w:author="hy1729" w:date="2026-03-21T12:18:32Z">
            <w:rPr>
              <w:rFonts w:ascii="Liberation Sans Narrow" w:hAnsi="Liberation Sans Narrow" w:eastAsia="Liberation Sans Narrow" w:cs="Liberation Sans Narrow"/>
              <w:color w:val="333333"/>
            </w:rPr>
          </w:rPrChange>
        </w:rPr>
        <w:t>LU</w:t>
      </w:r>
      <w:r>
        <w:rPr>
          <w:rFonts w:ascii="Segoe Print" w:hAnsi="Segoe Print" w:eastAsia="Segoe Print" w:cs="Segoe Print"/>
          <w:color w:val="333333"/>
          <w:spacing w:val="14"/>
          <w:rPrChange w:id="15" w:author="hy1729" w:date="2026-03-21T12:18:32Z">
            <w:rPr>
              <w:rFonts w:ascii="Liberation Sans Narrow" w:hAnsi="Liberation Sans Narrow" w:eastAsia="Liberation Sans Narrow" w:cs="Liberation Sans Narrow"/>
              <w:color w:val="333333"/>
              <w:spacing w:val="14"/>
            </w:rPr>
          </w:rPrChange>
        </w:rPr>
        <w:t xml:space="preserve"> </w:t>
      </w:r>
      <w:r>
        <w:rPr>
          <w:color w:val="333333"/>
          <w:spacing w:val="5"/>
        </w:rPr>
        <w:t>为基础设计节点级加速框架</w:t>
      </w:r>
    </w:p>
    <w:p w14:paraId="6B284E1F">
      <w:pPr>
        <w:pStyle w:val="4"/>
        <w:spacing w:before="145" w:line="184" w:lineRule="auto"/>
        <w:ind w:left="210" w:firstLine="498" w:firstLineChars="0"/>
      </w:pPr>
      <w:r>
        <w:rPr>
          <w:color w:val="333333"/>
          <w:position w:val="4"/>
        </w:rPr>
        <w:drawing>
          <wp:inline distT="0" distB="0" distL="0" distR="0">
            <wp:extent cx="47625" cy="47625"/>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9"/>
                    <a:stretch>
                      <a:fillRect/>
                    </a:stretch>
                  </pic:blipFill>
                  <pic:spPr>
                    <a:xfrm>
                      <a:off x="0" y="0"/>
                      <a:ext cx="47625" cy="47625"/>
                    </a:xfrm>
                    <a:prstGeom prst="rect">
                      <a:avLst/>
                    </a:prstGeom>
                  </pic:spPr>
                </pic:pic>
              </a:graphicData>
            </a:graphic>
          </wp:inline>
        </w:drawing>
      </w:r>
      <w:r>
        <w:rPr>
          <w:color w:val="333333"/>
          <w:spacing w:val="17"/>
        </w:rPr>
        <w:t xml:space="preserve">   </w:t>
      </w:r>
      <w:r>
        <w:rPr>
          <w:color w:val="333333"/>
          <w:spacing w:val="7"/>
        </w:rPr>
        <w:t>构建</w:t>
      </w:r>
      <w:r>
        <w:rPr>
          <w:color w:val="333333"/>
          <w:spacing w:val="20"/>
          <w:w w:val="101"/>
        </w:rPr>
        <w:t xml:space="preserve"> </w:t>
      </w:r>
      <w:r>
        <w:rPr>
          <w:rFonts w:ascii="Segoe Print" w:hAnsi="Segoe Print" w:eastAsia="Segoe Print" w:cs="Segoe Print"/>
          <w:color w:val="333333"/>
          <w:rPrChange w:id="16" w:author="hy1729" w:date="2026-03-21T12:18:32Z">
            <w:rPr>
              <w:rFonts w:ascii="Liberation Sans Narrow" w:hAnsi="Liberation Sans Narrow" w:eastAsia="Liberation Sans Narrow" w:cs="Liberation Sans Narrow"/>
              <w:color w:val="333333"/>
            </w:rPr>
          </w:rPrChange>
        </w:rPr>
        <w:t>GCU</w:t>
      </w:r>
      <w:r>
        <w:rPr>
          <w:rFonts w:ascii="Segoe Print" w:hAnsi="Segoe Print" w:eastAsia="Segoe Print" w:cs="Segoe Print"/>
          <w:color w:val="333333"/>
          <w:spacing w:val="7"/>
          <w:rPrChange w:id="17" w:author="hy1729" w:date="2026-03-21T12:18:32Z">
            <w:rPr>
              <w:rFonts w:ascii="Liberation Sans Narrow" w:hAnsi="Liberation Sans Narrow" w:eastAsia="Liberation Sans Narrow" w:cs="Liberation Sans Narrow"/>
              <w:color w:val="333333"/>
              <w:spacing w:val="7"/>
            </w:rPr>
          </w:rPrChange>
        </w:rPr>
        <w:t xml:space="preserve"> </w:t>
      </w:r>
      <w:r>
        <w:rPr>
          <w:color w:val="333333"/>
          <w:spacing w:val="7"/>
        </w:rPr>
        <w:t>实现任务获取、双缓冲和依赖调度</w:t>
      </w:r>
    </w:p>
    <w:p w14:paraId="3054ADEE">
      <w:pPr>
        <w:pStyle w:val="4"/>
        <w:spacing w:before="133" w:line="180" w:lineRule="auto"/>
        <w:ind w:left="210" w:firstLine="498" w:firstLineChars="0"/>
      </w:pPr>
      <w:r>
        <w:rPr>
          <w:color w:val="333333"/>
          <w:position w:val="4"/>
        </w:rPr>
        <w:drawing>
          <wp:inline distT="0" distB="0" distL="0" distR="0">
            <wp:extent cx="47625" cy="47625"/>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9"/>
                    <a:stretch>
                      <a:fillRect/>
                    </a:stretch>
                  </pic:blipFill>
                  <pic:spPr>
                    <a:xfrm>
                      <a:off x="0" y="0"/>
                      <a:ext cx="47625" cy="47625"/>
                    </a:xfrm>
                    <a:prstGeom prst="rect">
                      <a:avLst/>
                    </a:prstGeom>
                  </pic:spPr>
                </pic:pic>
              </a:graphicData>
            </a:graphic>
          </wp:inline>
        </w:drawing>
      </w:r>
      <w:r>
        <w:rPr>
          <w:color w:val="333333"/>
          <w:spacing w:val="14"/>
          <w:w w:val="101"/>
        </w:rPr>
        <w:t xml:space="preserve">   </w:t>
      </w:r>
      <w:r>
        <w:rPr>
          <w:color w:val="333333"/>
          <w:spacing w:val="11"/>
        </w:rPr>
        <w:t>设计</w:t>
      </w:r>
      <w:r>
        <w:rPr>
          <w:color w:val="333333"/>
          <w:spacing w:val="27"/>
          <w:w w:val="102"/>
        </w:rPr>
        <w:t xml:space="preserve"> </w:t>
      </w:r>
      <w:r>
        <w:rPr>
          <w:rFonts w:ascii="Segoe Print" w:hAnsi="Segoe Print" w:eastAsia="Segoe Print" w:cs="Segoe Print"/>
          <w:color w:val="333333"/>
          <w:rPrChange w:id="18" w:author="hy1729" w:date="2026-03-21T12:18:32Z">
            <w:rPr>
              <w:rFonts w:ascii="Liberation Sans Narrow" w:hAnsi="Liberation Sans Narrow" w:eastAsia="Liberation Sans Narrow" w:cs="Liberation Sans Narrow"/>
              <w:color w:val="333333"/>
            </w:rPr>
          </w:rPrChange>
        </w:rPr>
        <w:t>HPU</w:t>
      </w:r>
      <w:r>
        <w:rPr>
          <w:rFonts w:ascii="Segoe Print" w:hAnsi="Segoe Print" w:eastAsia="Segoe Print" w:cs="Segoe Print"/>
          <w:color w:val="333333"/>
          <w:spacing w:val="11"/>
          <w:rPrChange w:id="19" w:author="hy1729" w:date="2026-03-21T12:18:32Z">
            <w:rPr>
              <w:rFonts w:ascii="Liberation Sans Narrow" w:hAnsi="Liberation Sans Narrow" w:eastAsia="Liberation Sans Narrow" w:cs="Liberation Sans Narrow"/>
              <w:color w:val="333333"/>
              <w:spacing w:val="11"/>
            </w:rPr>
          </w:rPrChange>
        </w:rPr>
        <w:t xml:space="preserve"> </w:t>
      </w:r>
      <w:r>
        <w:rPr>
          <w:rFonts w:ascii="Segoe Print" w:hAnsi="Segoe Print" w:eastAsia="Segoe Print" w:cs="Segoe Print"/>
          <w:color w:val="333333"/>
          <w:rPrChange w:id="20" w:author="hy1729" w:date="2026-03-21T12:18:32Z">
            <w:rPr>
              <w:rFonts w:ascii="Liberation Sans Narrow" w:hAnsi="Liberation Sans Narrow" w:eastAsia="Liberation Sans Narrow" w:cs="Liberation Sans Narrow"/>
              <w:color w:val="333333"/>
            </w:rPr>
          </w:rPrChange>
        </w:rPr>
        <w:t>ATU</w:t>
      </w:r>
      <w:r>
        <w:rPr>
          <w:rFonts w:ascii="Segoe Print" w:hAnsi="Segoe Print" w:eastAsia="Segoe Print" w:cs="Segoe Print"/>
          <w:color w:val="333333"/>
          <w:spacing w:val="11"/>
          <w:rPrChange w:id="21" w:author="hy1729" w:date="2026-03-21T12:18:32Z">
            <w:rPr>
              <w:rFonts w:ascii="Liberation Sans Narrow" w:hAnsi="Liberation Sans Narrow" w:eastAsia="Liberation Sans Narrow" w:cs="Liberation Sans Narrow"/>
              <w:color w:val="333333"/>
              <w:spacing w:val="11"/>
            </w:rPr>
          </w:rPrChange>
        </w:rPr>
        <w:t xml:space="preserve"> </w:t>
      </w:r>
      <w:r>
        <w:rPr>
          <w:color w:val="333333"/>
          <w:spacing w:val="11"/>
        </w:rPr>
        <w:t>进行零拷贝行交换，实现主元交换</w:t>
      </w:r>
    </w:p>
    <w:p w14:paraId="08E12E0C">
      <w:pPr>
        <w:pStyle w:val="4"/>
        <w:spacing w:before="136" w:line="183" w:lineRule="auto"/>
        <w:ind w:left="210" w:firstLine="498" w:firstLineChars="0"/>
      </w:pPr>
      <w:r>
        <w:rPr>
          <w:color w:val="333333"/>
          <w:position w:val="4"/>
        </w:rPr>
        <w:drawing>
          <wp:inline distT="0" distB="0" distL="0" distR="0">
            <wp:extent cx="47625" cy="47625"/>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9"/>
                    <a:stretch>
                      <a:fillRect/>
                    </a:stretch>
                  </pic:blipFill>
                  <pic:spPr>
                    <a:xfrm>
                      <a:off x="0" y="0"/>
                      <a:ext cx="47625" cy="47625"/>
                    </a:xfrm>
                    <a:prstGeom prst="rect">
                      <a:avLst/>
                    </a:prstGeom>
                  </pic:spPr>
                </pic:pic>
              </a:graphicData>
            </a:graphic>
          </wp:inline>
        </w:drawing>
      </w:r>
      <w:r>
        <w:rPr>
          <w:color w:val="333333"/>
          <w:spacing w:val="15"/>
        </w:rPr>
        <w:t xml:space="preserve">   </w:t>
      </w:r>
      <w:r>
        <w:rPr>
          <w:color w:val="333333"/>
          <w:spacing w:val="4"/>
        </w:rPr>
        <w:t>与张量处理器的交互</w:t>
      </w:r>
    </w:p>
    <w:p w14:paraId="664900CD">
      <w:pPr>
        <w:pStyle w:val="4"/>
        <w:spacing w:before="145" w:line="184" w:lineRule="auto"/>
        <w:ind w:left="210" w:firstLine="498" w:firstLineChars="0"/>
      </w:pPr>
      <w:r>
        <w:rPr>
          <w:color w:val="333333"/>
          <w:position w:val="4"/>
        </w:rPr>
        <w:drawing>
          <wp:inline distT="0" distB="0" distL="0" distR="0">
            <wp:extent cx="47625" cy="46990"/>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9"/>
                    <a:stretch>
                      <a:fillRect/>
                    </a:stretch>
                  </pic:blipFill>
                  <pic:spPr>
                    <a:xfrm>
                      <a:off x="0" y="0"/>
                      <a:ext cx="47625" cy="47624"/>
                    </a:xfrm>
                    <a:prstGeom prst="rect">
                      <a:avLst/>
                    </a:prstGeom>
                  </pic:spPr>
                </pic:pic>
              </a:graphicData>
            </a:graphic>
          </wp:inline>
        </w:drawing>
      </w:r>
      <w:r>
        <w:rPr>
          <w:color w:val="333333"/>
          <w:spacing w:val="14"/>
        </w:rPr>
        <w:t xml:space="preserve">   </w:t>
      </w:r>
      <w:r>
        <w:rPr>
          <w:color w:val="333333"/>
          <w:spacing w:val="5"/>
        </w:rPr>
        <w:t>设计软件侧完成符号分析、任务描述符、映射</w:t>
      </w:r>
      <w:r>
        <w:rPr>
          <w:color w:val="333333"/>
          <w:spacing w:val="4"/>
        </w:rPr>
        <w:t>表和量化流程</w:t>
      </w:r>
    </w:p>
    <w:p w14:paraId="49B9192E">
      <w:pPr>
        <w:pStyle w:val="4"/>
        <w:spacing w:before="131" w:line="184" w:lineRule="auto"/>
        <w:ind w:left="210" w:firstLine="498" w:firstLineChars="0"/>
      </w:pPr>
      <w:r>
        <w:rPr>
          <w:color w:val="333333"/>
          <w:position w:val="4"/>
        </w:rPr>
        <w:drawing>
          <wp:inline distT="0" distB="0" distL="0" distR="0">
            <wp:extent cx="47625" cy="47625"/>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9"/>
                    <a:stretch>
                      <a:fillRect/>
                    </a:stretch>
                  </pic:blipFill>
                  <pic:spPr>
                    <a:xfrm>
                      <a:off x="0" y="0"/>
                      <a:ext cx="47625" cy="47625"/>
                    </a:xfrm>
                    <a:prstGeom prst="rect">
                      <a:avLst/>
                    </a:prstGeom>
                  </pic:spPr>
                </pic:pic>
              </a:graphicData>
            </a:graphic>
          </wp:inline>
        </w:drawing>
      </w:r>
      <w:r>
        <w:rPr>
          <w:color w:val="333333"/>
          <w:spacing w:val="14"/>
          <w:w w:val="101"/>
        </w:rPr>
        <w:t xml:space="preserve">   </w:t>
      </w:r>
      <w:r>
        <w:rPr>
          <w:color w:val="333333"/>
          <w:spacing w:val="6"/>
        </w:rPr>
        <w:t>研究低精度</w:t>
      </w:r>
      <w:r>
        <w:rPr>
          <w:color w:val="333333"/>
          <w:spacing w:val="27"/>
          <w:w w:val="102"/>
        </w:rPr>
        <w:t xml:space="preserve"> </w:t>
      </w:r>
      <w:r>
        <w:rPr>
          <w:rFonts w:ascii="Segoe Print" w:hAnsi="Segoe Print" w:eastAsia="Segoe Print" w:cs="Segoe Print"/>
          <w:color w:val="333333"/>
          <w:rPrChange w:id="22" w:author="hy1729" w:date="2026-03-21T12:18:32Z">
            <w:rPr>
              <w:rFonts w:ascii="Liberation Sans Narrow" w:hAnsi="Liberation Sans Narrow" w:eastAsia="Liberation Sans Narrow" w:cs="Liberation Sans Narrow"/>
              <w:color w:val="333333"/>
            </w:rPr>
          </w:rPrChange>
        </w:rPr>
        <w:t>BFP</w:t>
      </w:r>
      <w:r>
        <w:rPr>
          <w:rFonts w:ascii="Segoe Print" w:hAnsi="Segoe Print" w:eastAsia="Segoe Print" w:cs="Segoe Print"/>
          <w:color w:val="333333"/>
          <w:spacing w:val="6"/>
          <w:rPrChange w:id="23" w:author="hy1729" w:date="2026-03-21T12:18:32Z">
            <w:rPr>
              <w:rFonts w:ascii="Liberation Sans Narrow" w:hAnsi="Liberation Sans Narrow" w:eastAsia="Liberation Sans Narrow" w:cs="Liberation Sans Narrow"/>
              <w:color w:val="333333"/>
              <w:spacing w:val="6"/>
            </w:rPr>
          </w:rPrChange>
        </w:rPr>
        <w:t xml:space="preserve"> </w:t>
      </w:r>
      <w:r>
        <w:rPr>
          <w:color w:val="333333"/>
          <w:spacing w:val="6"/>
        </w:rPr>
        <w:t>表示在该系统中的适用性</w:t>
      </w:r>
    </w:p>
    <w:p w14:paraId="7A0827EB">
      <w:pPr>
        <w:pStyle w:val="4"/>
        <w:spacing w:before="225" w:line="181" w:lineRule="auto"/>
        <w:ind w:left="14" w:leftChars="0" w:firstLine="500" w:firstLineChars="0"/>
        <w:outlineLvl w:val="1"/>
        <w:rPr>
          <w:sz w:val="24"/>
          <w:szCs w:val="24"/>
        </w:rPr>
      </w:pPr>
      <w:r>
        <w:rPr>
          <w:rFonts w:ascii="Segoe Print" w:hAnsi="Segoe Print" w:eastAsia="Segoe Print" w:cs="Segoe Print"/>
          <w:b/>
          <w:bCs/>
          <w:color w:val="333333"/>
          <w:spacing w:val="8"/>
          <w:sz w:val="24"/>
          <w:szCs w:val="24"/>
          <w:rPrChange w:id="24" w:author="hy1729" w:date="2026-03-21T12:18:32Z">
            <w:rPr>
              <w:rFonts w:ascii="Liberation Sans Narrow" w:hAnsi="Liberation Sans Narrow" w:eastAsia="Liberation Sans Narrow" w:cs="Liberation Sans Narrow"/>
              <w:b/>
              <w:bCs/>
              <w:color w:val="333333"/>
              <w:spacing w:val="8"/>
              <w:sz w:val="24"/>
              <w:szCs w:val="24"/>
            </w:rPr>
          </w:rPrChange>
        </w:rPr>
        <w:t xml:space="preserve">1.4 </w:t>
      </w:r>
      <w:r>
        <w:rPr>
          <w:b/>
          <w:bCs/>
          <w:color w:val="333333"/>
          <w:spacing w:val="8"/>
          <w:sz w:val="24"/>
          <w:szCs w:val="24"/>
        </w:rPr>
        <w:t>本文主要创新点</w:t>
      </w:r>
    </w:p>
    <w:p w14:paraId="3ACAEC07">
      <w:pPr>
        <w:pStyle w:val="4"/>
        <w:spacing w:before="159" w:line="226" w:lineRule="auto"/>
        <w:ind w:left="253" w:firstLine="498" w:firstLineChars="0"/>
      </w:pPr>
      <w:r>
        <w:rPr>
          <w:rFonts w:ascii="Segoe Print" w:hAnsi="Segoe Print" w:eastAsia="Segoe Print" w:cs="Segoe Print"/>
          <w:color w:val="333333"/>
          <w:spacing w:val="6"/>
          <w:rPrChange w:id="25" w:author="hy1729" w:date="2026-03-21T12:18:32Z">
            <w:rPr>
              <w:rFonts w:ascii="Liberation Sans Narrow" w:hAnsi="Liberation Sans Narrow" w:eastAsia="Liberation Sans Narrow" w:cs="Liberation Sans Narrow"/>
              <w:color w:val="333333"/>
              <w:spacing w:val="6"/>
            </w:rPr>
          </w:rPrChange>
        </w:rPr>
        <w:t xml:space="preserve">1. </w:t>
      </w:r>
      <w:r>
        <w:rPr>
          <w:color w:val="333333"/>
          <w:spacing w:val="6"/>
        </w:rPr>
        <w:t>提出一种面向多前沿</w:t>
      </w:r>
      <w:r>
        <w:rPr>
          <w:color w:val="333333"/>
          <w:spacing w:val="27"/>
        </w:rPr>
        <w:t xml:space="preserve"> </w:t>
      </w:r>
      <w:r>
        <w:rPr>
          <w:rFonts w:ascii="Segoe Print" w:hAnsi="Segoe Print" w:eastAsia="Segoe Print" w:cs="Segoe Print"/>
          <w:color w:val="333333"/>
          <w:rPrChange w:id="26" w:author="hy1729" w:date="2026-03-21T12:18:32Z">
            <w:rPr>
              <w:rFonts w:ascii="Liberation Sans Narrow" w:hAnsi="Liberation Sans Narrow" w:eastAsia="Liberation Sans Narrow" w:cs="Liberation Sans Narrow"/>
              <w:color w:val="333333"/>
            </w:rPr>
          </w:rPrChange>
        </w:rPr>
        <w:t>LU</w:t>
      </w:r>
      <w:r>
        <w:rPr>
          <w:rFonts w:ascii="Segoe Print" w:hAnsi="Segoe Print" w:eastAsia="Segoe Print" w:cs="Segoe Print"/>
          <w:color w:val="333333"/>
          <w:spacing w:val="18"/>
          <w:w w:val="101"/>
          <w:rPrChange w:id="27" w:author="hy1729" w:date="2026-03-21T12:18:32Z">
            <w:rPr>
              <w:rFonts w:ascii="Liberation Sans Narrow" w:hAnsi="Liberation Sans Narrow" w:eastAsia="Liberation Sans Narrow" w:cs="Liberation Sans Narrow"/>
              <w:color w:val="333333"/>
              <w:spacing w:val="18"/>
              <w:w w:val="101"/>
            </w:rPr>
          </w:rPrChange>
        </w:rPr>
        <w:t xml:space="preserve"> </w:t>
      </w:r>
      <w:r>
        <w:rPr>
          <w:color w:val="333333"/>
          <w:spacing w:val="6"/>
        </w:rPr>
        <w:t>的节点级软硬件协同</w:t>
      </w:r>
      <w:r>
        <w:rPr>
          <w:color w:val="333333"/>
          <w:spacing w:val="5"/>
        </w:rPr>
        <w:t>处理架构</w:t>
      </w:r>
    </w:p>
    <w:p w14:paraId="55D00317">
      <w:pPr>
        <w:pStyle w:val="4"/>
        <w:spacing w:before="83" w:line="210" w:lineRule="auto"/>
        <w:ind w:left="245" w:firstLine="498" w:firstLineChars="0"/>
      </w:pPr>
      <w:r>
        <w:rPr>
          <w:rFonts w:ascii="Segoe Print" w:hAnsi="Segoe Print" w:eastAsia="Segoe Print" w:cs="Segoe Print"/>
          <w:color w:val="333333"/>
          <w:spacing w:val="11"/>
          <w:rPrChange w:id="28" w:author="hy1729" w:date="2026-03-21T12:18:32Z">
            <w:rPr>
              <w:rFonts w:ascii="Liberation Sans Narrow" w:hAnsi="Liberation Sans Narrow" w:eastAsia="Liberation Sans Narrow" w:cs="Liberation Sans Narrow"/>
              <w:color w:val="333333"/>
              <w:spacing w:val="11"/>
            </w:rPr>
          </w:rPrChange>
        </w:rPr>
        <w:t xml:space="preserve">2. </w:t>
      </w:r>
      <w:r>
        <w:rPr>
          <w:color w:val="333333"/>
          <w:spacing w:val="11"/>
        </w:rPr>
        <w:t xml:space="preserve">设计了基于 </w:t>
      </w:r>
      <w:r>
        <w:rPr>
          <w:rFonts w:ascii="Segoe Print" w:hAnsi="Segoe Print" w:eastAsia="Segoe Print" w:cs="Segoe Print"/>
          <w:color w:val="333333"/>
          <w:rPrChange w:id="29" w:author="hy1729" w:date="2026-03-21T12:18:32Z">
            <w:rPr>
              <w:rFonts w:ascii="Liberation Sans Narrow" w:hAnsi="Liberation Sans Narrow" w:eastAsia="Liberation Sans Narrow" w:cs="Liberation Sans Narrow"/>
              <w:color w:val="333333"/>
            </w:rPr>
          </w:rPrChange>
        </w:rPr>
        <w:t>ATU</w:t>
      </w:r>
      <w:r>
        <w:rPr>
          <w:rFonts w:ascii="Segoe Print" w:hAnsi="Segoe Print" w:eastAsia="Segoe Print" w:cs="Segoe Print"/>
          <w:color w:val="333333"/>
          <w:spacing w:val="23"/>
          <w:rPrChange w:id="30" w:author="hy1729" w:date="2026-03-21T12:18:32Z">
            <w:rPr>
              <w:rFonts w:ascii="Liberation Sans Narrow" w:hAnsi="Liberation Sans Narrow" w:eastAsia="Liberation Sans Narrow" w:cs="Liberation Sans Narrow"/>
              <w:color w:val="333333"/>
              <w:spacing w:val="23"/>
            </w:rPr>
          </w:rPrChange>
        </w:rPr>
        <w:t xml:space="preserve"> </w:t>
      </w:r>
      <w:r>
        <w:rPr>
          <w:color w:val="333333"/>
          <w:spacing w:val="11"/>
        </w:rPr>
        <w:t>的零拷贝置换机制，避免</w:t>
      </w:r>
      <w:r>
        <w:rPr>
          <w:color w:val="333333"/>
          <w:spacing w:val="24"/>
          <w:w w:val="102"/>
        </w:rPr>
        <w:t xml:space="preserve"> </w:t>
      </w:r>
      <w:r>
        <w:rPr>
          <w:rFonts w:ascii="Segoe Print" w:hAnsi="Segoe Print" w:eastAsia="Segoe Print" w:cs="Segoe Print"/>
          <w:color w:val="333333"/>
          <w:rPrChange w:id="31" w:author="hy1729" w:date="2026-03-21T12:18:32Z">
            <w:rPr>
              <w:rFonts w:ascii="Liberation Sans Narrow" w:hAnsi="Liberation Sans Narrow" w:eastAsia="Liberation Sans Narrow" w:cs="Liberation Sans Narrow"/>
              <w:color w:val="333333"/>
            </w:rPr>
          </w:rPrChange>
        </w:rPr>
        <w:t>pivot</w:t>
      </w:r>
      <w:r>
        <w:rPr>
          <w:rFonts w:ascii="Segoe Print" w:hAnsi="Segoe Print" w:eastAsia="Segoe Print" w:cs="Segoe Print"/>
          <w:color w:val="333333"/>
          <w:spacing w:val="11"/>
          <w:rPrChange w:id="32" w:author="hy1729" w:date="2026-03-21T12:18:32Z">
            <w:rPr>
              <w:rFonts w:ascii="Liberation Sans Narrow" w:hAnsi="Liberation Sans Narrow" w:eastAsia="Liberation Sans Narrow" w:cs="Liberation Sans Narrow"/>
              <w:color w:val="333333"/>
              <w:spacing w:val="11"/>
            </w:rPr>
          </w:rPrChange>
        </w:rPr>
        <w:t xml:space="preserve"> </w:t>
      </w:r>
      <w:r>
        <w:rPr>
          <w:color w:val="333333"/>
          <w:spacing w:val="11"/>
        </w:rPr>
        <w:t>过程中的数据搬运</w:t>
      </w:r>
    </w:p>
    <w:p w14:paraId="24EEB69E">
      <w:pPr>
        <w:pStyle w:val="4"/>
        <w:spacing w:before="92" w:line="223" w:lineRule="auto"/>
        <w:ind w:left="244" w:firstLine="498" w:firstLineChars="0"/>
      </w:pPr>
      <w:r>
        <w:rPr>
          <w:rFonts w:ascii="Segoe Print" w:hAnsi="Segoe Print" w:eastAsia="Segoe Print" w:cs="Segoe Print"/>
          <w:color w:val="333333"/>
          <w:spacing w:val="7"/>
          <w:rPrChange w:id="33" w:author="hy1729" w:date="2026-03-21T12:18:32Z">
            <w:rPr>
              <w:rFonts w:ascii="Liberation Sans Narrow" w:hAnsi="Liberation Sans Narrow" w:eastAsia="Liberation Sans Narrow" w:cs="Liberation Sans Narrow"/>
              <w:color w:val="333333"/>
              <w:spacing w:val="7"/>
            </w:rPr>
          </w:rPrChange>
        </w:rPr>
        <w:t xml:space="preserve">3. </w:t>
      </w:r>
      <w:r>
        <w:rPr>
          <w:color w:val="333333"/>
          <w:spacing w:val="7"/>
        </w:rPr>
        <w:t>设计了面向节点依赖的</w:t>
      </w:r>
      <w:r>
        <w:rPr>
          <w:color w:val="333333"/>
          <w:spacing w:val="25"/>
        </w:rPr>
        <w:t xml:space="preserve"> </w:t>
      </w:r>
      <w:r>
        <w:rPr>
          <w:rFonts w:ascii="Segoe Print" w:hAnsi="Segoe Print" w:eastAsia="Segoe Print" w:cs="Segoe Print"/>
          <w:color w:val="333333"/>
          <w:rPrChange w:id="34" w:author="hy1729" w:date="2026-03-21T12:18:32Z">
            <w:rPr>
              <w:rFonts w:ascii="Liberation Sans Narrow" w:hAnsi="Liberation Sans Narrow" w:eastAsia="Liberation Sans Narrow" w:cs="Liberation Sans Narrow"/>
              <w:color w:val="333333"/>
            </w:rPr>
          </w:rPrChange>
        </w:rPr>
        <w:t>GCU</w:t>
      </w:r>
      <w:r>
        <w:rPr>
          <w:rFonts w:ascii="Segoe Print" w:hAnsi="Segoe Print" w:eastAsia="Segoe Print" w:cs="Segoe Print"/>
          <w:color w:val="333333"/>
          <w:spacing w:val="7"/>
          <w:rPrChange w:id="35" w:author="hy1729" w:date="2026-03-21T12:18:32Z">
            <w:rPr>
              <w:rFonts w:ascii="Liberation Sans Narrow" w:hAnsi="Liberation Sans Narrow" w:eastAsia="Liberation Sans Narrow" w:cs="Liberation Sans Narrow"/>
              <w:color w:val="333333"/>
              <w:spacing w:val="7"/>
            </w:rPr>
          </w:rPrChange>
        </w:rPr>
        <w:t xml:space="preserve"> </w:t>
      </w:r>
      <w:r>
        <w:rPr>
          <w:color w:val="333333"/>
          <w:spacing w:val="7"/>
        </w:rPr>
        <w:t>调度结构，包括双缓冲与依赖互锁机制</w:t>
      </w:r>
    </w:p>
    <w:p w14:paraId="77A2AB10">
      <w:pPr>
        <w:pStyle w:val="4"/>
        <w:spacing w:before="73" w:line="210" w:lineRule="auto"/>
        <w:ind w:left="239" w:firstLine="498" w:firstLineChars="0"/>
      </w:pPr>
      <w:r>
        <w:rPr>
          <w:rFonts w:ascii="Segoe Print" w:hAnsi="Segoe Print" w:eastAsia="Segoe Print" w:cs="Segoe Print"/>
          <w:color w:val="333333"/>
          <w:spacing w:val="12"/>
          <w:rPrChange w:id="36" w:author="hy1729" w:date="2026-03-21T12:18:32Z">
            <w:rPr>
              <w:rFonts w:ascii="Liberation Sans Narrow" w:hAnsi="Liberation Sans Narrow" w:eastAsia="Liberation Sans Narrow" w:cs="Liberation Sans Narrow"/>
              <w:color w:val="333333"/>
              <w:spacing w:val="12"/>
            </w:rPr>
          </w:rPrChange>
        </w:rPr>
        <w:t xml:space="preserve">4. </w:t>
      </w:r>
      <w:r>
        <w:rPr>
          <w:color w:val="333333"/>
          <w:spacing w:val="12"/>
        </w:rPr>
        <w:t>提出面向</w:t>
      </w:r>
      <w:commentRangeStart w:id="0"/>
      <w:r>
        <w:rPr>
          <w:color w:val="333333"/>
          <w:spacing w:val="12"/>
        </w:rPr>
        <w:t>整数</w:t>
      </w:r>
      <w:commentRangeEnd w:id="0"/>
      <w:r>
        <w:commentReference w:id="0"/>
      </w:r>
      <w:r>
        <w:rPr>
          <w:color w:val="333333"/>
          <w:spacing w:val="12"/>
        </w:rPr>
        <w:t>矩阵核的子块共享</w:t>
      </w:r>
      <w:r>
        <w:rPr>
          <w:color w:val="333333"/>
          <w:spacing w:val="25"/>
          <w:w w:val="101"/>
        </w:rPr>
        <w:t xml:space="preserve"> </w:t>
      </w:r>
      <w:r>
        <w:rPr>
          <w:rFonts w:ascii="Segoe Print" w:hAnsi="Segoe Print" w:eastAsia="Segoe Print" w:cs="Segoe Print"/>
          <w:color w:val="333333"/>
          <w:rPrChange w:id="37" w:author="hy1729" w:date="2026-03-21T12:18:32Z">
            <w:rPr>
              <w:rFonts w:ascii="Liberation Sans Narrow" w:hAnsi="Liberation Sans Narrow" w:eastAsia="Liberation Sans Narrow" w:cs="Liberation Sans Narrow"/>
              <w:color w:val="333333"/>
            </w:rPr>
          </w:rPrChange>
        </w:rPr>
        <w:t>exponent</w:t>
      </w:r>
      <w:r>
        <w:rPr>
          <w:rFonts w:ascii="Segoe Print" w:hAnsi="Segoe Print" w:eastAsia="Segoe Print" w:cs="Segoe Print"/>
          <w:color w:val="333333"/>
          <w:spacing w:val="12"/>
          <w:rPrChange w:id="38" w:author="hy1729" w:date="2026-03-21T12:18:32Z">
            <w:rPr>
              <w:rFonts w:ascii="Liberation Sans Narrow" w:hAnsi="Liberation Sans Narrow" w:eastAsia="Liberation Sans Narrow" w:cs="Liberation Sans Narrow"/>
              <w:color w:val="333333"/>
              <w:spacing w:val="12"/>
            </w:rPr>
          </w:rPrChange>
        </w:rPr>
        <w:t xml:space="preserve"> </w:t>
      </w:r>
      <w:r>
        <w:rPr>
          <w:color w:val="333333"/>
          <w:spacing w:val="12"/>
        </w:rPr>
        <w:t>量化方案，并讨论其数值实现路径</w:t>
      </w:r>
    </w:p>
    <w:p w14:paraId="392ACC15">
      <w:pPr>
        <w:pStyle w:val="4"/>
        <w:spacing w:before="224" w:line="180" w:lineRule="auto"/>
        <w:ind w:left="14" w:leftChars="0" w:firstLine="500" w:firstLineChars="0"/>
        <w:outlineLvl w:val="1"/>
        <w:rPr>
          <w:sz w:val="24"/>
          <w:szCs w:val="24"/>
        </w:rPr>
      </w:pPr>
      <w:r>
        <w:rPr>
          <w:rFonts w:ascii="Segoe Print" w:hAnsi="Segoe Print" w:eastAsia="Segoe Print" w:cs="Segoe Print"/>
          <w:b/>
          <w:bCs/>
          <w:color w:val="333333"/>
          <w:spacing w:val="9"/>
          <w:sz w:val="24"/>
          <w:szCs w:val="24"/>
          <w:rPrChange w:id="39" w:author="hy1729" w:date="2026-03-21T12:18:32Z">
            <w:rPr>
              <w:rFonts w:ascii="Liberation Sans Narrow" w:hAnsi="Liberation Sans Narrow" w:eastAsia="Liberation Sans Narrow" w:cs="Liberation Sans Narrow"/>
              <w:b/>
              <w:bCs/>
              <w:color w:val="333333"/>
              <w:spacing w:val="9"/>
              <w:sz w:val="24"/>
              <w:szCs w:val="24"/>
            </w:rPr>
          </w:rPrChange>
        </w:rPr>
        <w:t xml:space="preserve">1.5 </w:t>
      </w:r>
      <w:r>
        <w:rPr>
          <w:b/>
          <w:bCs/>
          <w:color w:val="333333"/>
          <w:spacing w:val="9"/>
          <w:sz w:val="24"/>
          <w:szCs w:val="24"/>
        </w:rPr>
        <w:t>论文结构安排</w:t>
      </w:r>
    </w:p>
    <w:p w14:paraId="3160CE22">
      <w:pPr>
        <w:pStyle w:val="4"/>
        <w:spacing w:before="219" w:line="180" w:lineRule="auto"/>
        <w:ind w:left="11"/>
        <w:outlineLvl w:val="0"/>
        <w:rPr>
          <w:rFonts w:hint="eastAsia" w:eastAsia="宋体"/>
          <w:sz w:val="29"/>
          <w:szCs w:val="29"/>
          <w:lang w:eastAsia="zh-CN"/>
          <w:rPrChange w:id="40" w:author="hy1729" w:date="2026-03-21T12:18:32Z">
            <w:rPr>
              <w:rFonts w:hint="eastAsia" w:eastAsia="Noto Sans CJK JP"/>
              <w:sz w:val="29"/>
              <w:szCs w:val="29"/>
              <w:lang w:eastAsia="zh-CN"/>
            </w:rPr>
          </w:rPrChange>
        </w:rPr>
      </w:pPr>
      <w:r>
        <w:rPr>
          <w:rFonts w:ascii="Segoe Print" w:hAnsi="Segoe Print" w:eastAsia="Segoe Print" w:cs="Segoe Print"/>
          <w:b/>
          <w:bCs/>
          <w:color w:val="333333"/>
          <w:spacing w:val="7"/>
          <w:sz w:val="29"/>
          <w:szCs w:val="29"/>
          <w:rPrChange w:id="41" w:author="hy1729" w:date="2026-03-21T12:18:32Z">
            <w:rPr>
              <w:rFonts w:ascii="Liberation Sans Narrow" w:hAnsi="Liberation Sans Narrow" w:eastAsia="Liberation Sans Narrow" w:cs="Liberation Sans Narrow"/>
              <w:b/>
              <w:bCs/>
              <w:color w:val="333333"/>
              <w:spacing w:val="7"/>
              <w:sz w:val="29"/>
              <w:szCs w:val="29"/>
            </w:rPr>
          </w:rPrChange>
        </w:rPr>
        <w:t xml:space="preserve">2. </w:t>
      </w:r>
      <w:ins w:id="42" w:author="何安平" w:date="2026-03-17T18:22:06Z">
        <w:r>
          <w:rPr>
            <w:rFonts w:hint="eastAsia" w:ascii="Segoe Print" w:hAnsi="Segoe Print" w:eastAsia="宋体" w:cs="Segoe Print"/>
            <w:b/>
            <w:bCs/>
            <w:color w:val="333333"/>
            <w:spacing w:val="7"/>
            <w:sz w:val="29"/>
            <w:szCs w:val="29"/>
            <w:lang w:eastAsia="zh-CN"/>
            <w:rPrChange w:id="43" w:author="hy1729" w:date="2026-03-21T12:18:32Z">
              <w:rPr>
                <w:rFonts w:hint="eastAsia" w:ascii="Liberation Sans Narrow" w:hAnsi="Liberation Sans Narrow" w:eastAsia="宋体" w:cs="Liberation Sans Narrow"/>
                <w:b/>
                <w:bCs/>
                <w:color w:val="333333"/>
                <w:spacing w:val="7"/>
                <w:sz w:val="29"/>
                <w:szCs w:val="29"/>
                <w:lang w:eastAsia="zh-CN"/>
              </w:rPr>
            </w:rPrChange>
          </w:rPr>
          <w:t>面向</w:t>
        </w:r>
      </w:ins>
      <w:ins w:id="45" w:author="何安平" w:date="2026-03-17T18:22:54Z">
        <w:r>
          <w:rPr>
            <w:rFonts w:hint="eastAsia" w:ascii="Segoe Print" w:hAnsi="Segoe Print" w:eastAsia="宋体" w:cs="Segoe Print"/>
            <w:b/>
            <w:bCs/>
            <w:color w:val="333333"/>
            <w:spacing w:val="7"/>
            <w:sz w:val="29"/>
            <w:szCs w:val="29"/>
            <w:lang w:eastAsia="zh-CN"/>
            <w:rPrChange w:id="46" w:author="hy1729" w:date="2026-03-21T12:18:32Z">
              <w:rPr>
                <w:rFonts w:hint="eastAsia" w:ascii="Liberation Sans Narrow" w:hAnsi="Liberation Sans Narrow" w:eastAsia="宋体" w:cs="Liberation Sans Narrow"/>
                <w:b/>
                <w:bCs/>
                <w:color w:val="333333"/>
                <w:spacing w:val="7"/>
                <w:sz w:val="29"/>
                <w:szCs w:val="29"/>
                <w:lang w:eastAsia="zh-CN"/>
              </w:rPr>
            </w:rPrChange>
          </w:rPr>
          <w:t>矩阵</w:t>
        </w:r>
      </w:ins>
      <w:ins w:id="48" w:author="何安平" w:date="2026-03-17T18:22:11Z">
        <w:r>
          <w:rPr>
            <w:rFonts w:hint="eastAsia" w:ascii="Segoe Print" w:hAnsi="Segoe Print" w:eastAsia="宋体" w:cs="Segoe Print"/>
            <w:b/>
            <w:bCs/>
            <w:color w:val="333333"/>
            <w:spacing w:val="7"/>
            <w:sz w:val="29"/>
            <w:szCs w:val="29"/>
            <w:lang w:eastAsia="zh-CN"/>
            <w:rPrChange w:id="49" w:author="hy1729" w:date="2026-03-21T12:18:32Z">
              <w:rPr>
                <w:rFonts w:hint="eastAsia" w:ascii="Liberation Sans Narrow" w:hAnsi="Liberation Sans Narrow" w:eastAsia="宋体" w:cs="Liberation Sans Narrow"/>
                <w:b/>
                <w:bCs/>
                <w:color w:val="333333"/>
                <w:spacing w:val="7"/>
                <w:sz w:val="29"/>
                <w:szCs w:val="29"/>
                <w:lang w:eastAsia="zh-CN"/>
              </w:rPr>
            </w:rPrChange>
          </w:rPr>
          <w:t>加速器的</w:t>
        </w:r>
      </w:ins>
      <w:r>
        <w:rPr>
          <w:b/>
          <w:bCs/>
          <w:color w:val="333333"/>
          <w:spacing w:val="7"/>
          <w:sz w:val="29"/>
          <w:szCs w:val="29"/>
        </w:rPr>
        <w:t>多前沿稀疏</w:t>
      </w:r>
      <w:r>
        <w:rPr>
          <w:b/>
          <w:bCs/>
          <w:color w:val="333333"/>
          <w:spacing w:val="39"/>
          <w:sz w:val="29"/>
          <w:szCs w:val="29"/>
        </w:rPr>
        <w:t xml:space="preserve"> </w:t>
      </w:r>
      <w:r>
        <w:rPr>
          <w:rFonts w:ascii="Segoe Print" w:hAnsi="Segoe Print" w:eastAsia="Segoe Print" w:cs="Segoe Print"/>
          <w:b/>
          <w:bCs/>
          <w:color w:val="333333"/>
          <w:sz w:val="29"/>
          <w:szCs w:val="29"/>
          <w:rPrChange w:id="51" w:author="hy1729" w:date="2026-03-21T12:18:32Z">
            <w:rPr>
              <w:rFonts w:ascii="Liberation Sans Narrow" w:hAnsi="Liberation Sans Narrow" w:eastAsia="Liberation Sans Narrow" w:cs="Liberation Sans Narrow"/>
              <w:b/>
              <w:bCs/>
              <w:color w:val="333333"/>
              <w:sz w:val="29"/>
              <w:szCs w:val="29"/>
            </w:rPr>
          </w:rPrChange>
        </w:rPr>
        <w:t>LU</w:t>
      </w:r>
      <w:r>
        <w:rPr>
          <w:rFonts w:ascii="Segoe Print" w:hAnsi="Segoe Print" w:eastAsia="Segoe Print" w:cs="Segoe Print"/>
          <w:b/>
          <w:bCs/>
          <w:color w:val="333333"/>
          <w:spacing w:val="7"/>
          <w:sz w:val="29"/>
          <w:szCs w:val="29"/>
          <w:rPrChange w:id="52" w:author="hy1729" w:date="2026-03-21T12:18:32Z">
            <w:rPr>
              <w:rFonts w:ascii="Liberation Sans Narrow" w:hAnsi="Liberation Sans Narrow" w:eastAsia="Liberation Sans Narrow" w:cs="Liberation Sans Narrow"/>
              <w:b/>
              <w:bCs/>
              <w:color w:val="333333"/>
              <w:spacing w:val="7"/>
              <w:sz w:val="29"/>
              <w:szCs w:val="29"/>
            </w:rPr>
          </w:rPrChange>
        </w:rPr>
        <w:t xml:space="preserve"> </w:t>
      </w:r>
      <w:r>
        <w:rPr>
          <w:b/>
          <w:bCs/>
          <w:color w:val="333333"/>
          <w:spacing w:val="7"/>
          <w:sz w:val="29"/>
          <w:szCs w:val="29"/>
        </w:rPr>
        <w:t>分解</w:t>
      </w:r>
      <w:del w:id="53" w:author="何安平" w:date="2026-03-17T18:22:19Z">
        <w:r>
          <w:rPr>
            <w:b/>
            <w:bCs/>
            <w:color w:val="333333"/>
            <w:spacing w:val="7"/>
            <w:sz w:val="29"/>
            <w:szCs w:val="29"/>
          </w:rPr>
          <w:delText>基础与系统需求分析</w:delText>
        </w:r>
      </w:del>
      <w:ins w:id="54" w:author="何安平" w:date="2026-03-17T18:22:19Z">
        <w:r>
          <w:rPr>
            <w:rFonts w:hint="eastAsia"/>
            <w:b/>
            <w:bCs/>
            <w:color w:val="333333"/>
            <w:spacing w:val="7"/>
            <w:sz w:val="29"/>
            <w:szCs w:val="29"/>
            <w:lang w:eastAsia="zh-CN"/>
          </w:rPr>
          <w:t>原理</w:t>
        </w:r>
      </w:ins>
    </w:p>
    <w:p w14:paraId="206FA580">
      <w:pPr>
        <w:pStyle w:val="4"/>
        <w:spacing w:before="188" w:line="180" w:lineRule="auto"/>
        <w:ind w:left="9" w:leftChars="0" w:firstLine="500" w:firstLineChars="0"/>
        <w:outlineLvl w:val="1"/>
        <w:rPr>
          <w:sz w:val="24"/>
          <w:szCs w:val="24"/>
        </w:rPr>
      </w:pPr>
      <w:r>
        <w:rPr>
          <w:rFonts w:ascii="Segoe Print" w:hAnsi="Segoe Print" w:eastAsia="Segoe Print" w:cs="Segoe Print"/>
          <w:b/>
          <w:bCs/>
          <w:color w:val="333333"/>
          <w:spacing w:val="13"/>
          <w:sz w:val="24"/>
          <w:szCs w:val="24"/>
          <w:rPrChange w:id="55" w:author="hy1729" w:date="2026-03-21T12:18:32Z">
            <w:rPr>
              <w:rFonts w:ascii="Liberation Sans Narrow" w:hAnsi="Liberation Sans Narrow" w:eastAsia="Liberation Sans Narrow" w:cs="Liberation Sans Narrow"/>
              <w:b/>
              <w:bCs/>
              <w:color w:val="333333"/>
              <w:spacing w:val="13"/>
              <w:sz w:val="24"/>
              <w:szCs w:val="24"/>
            </w:rPr>
          </w:rPrChange>
        </w:rPr>
        <w:t xml:space="preserve">2.1 </w:t>
      </w:r>
      <w:r>
        <w:rPr>
          <w:b/>
          <w:bCs/>
          <w:color w:val="333333"/>
          <w:spacing w:val="13"/>
          <w:sz w:val="24"/>
          <w:szCs w:val="24"/>
        </w:rPr>
        <w:t>稀疏</w:t>
      </w:r>
      <w:r>
        <w:rPr>
          <w:rFonts w:ascii="Segoe Print" w:hAnsi="Segoe Print" w:eastAsia="Segoe Print" w:cs="Segoe Print"/>
          <w:b/>
          <w:bCs/>
          <w:color w:val="333333"/>
          <w:sz w:val="24"/>
          <w:szCs w:val="24"/>
          <w:rPrChange w:id="56" w:author="hy1729" w:date="2026-03-21T12:18:32Z">
            <w:rPr>
              <w:rFonts w:ascii="Liberation Sans Narrow" w:hAnsi="Liberation Sans Narrow" w:eastAsia="Liberation Sans Narrow" w:cs="Liberation Sans Narrow"/>
              <w:b/>
              <w:bCs/>
              <w:color w:val="333333"/>
              <w:sz w:val="24"/>
              <w:szCs w:val="24"/>
            </w:rPr>
          </w:rPrChange>
        </w:rPr>
        <w:t>LU</w:t>
      </w:r>
      <w:r>
        <w:rPr>
          <w:b/>
          <w:bCs/>
          <w:color w:val="333333"/>
          <w:spacing w:val="13"/>
          <w:sz w:val="24"/>
          <w:szCs w:val="24"/>
        </w:rPr>
        <w:t>分解</w:t>
      </w:r>
      <w:del w:id="57" w:author="何安平" w:date="2026-03-17T18:22:29Z">
        <w:r>
          <w:rPr>
            <w:b/>
            <w:bCs/>
            <w:color w:val="333333"/>
            <w:spacing w:val="13"/>
            <w:sz w:val="24"/>
            <w:szCs w:val="24"/>
          </w:rPr>
          <w:delText>基</w:delText>
        </w:r>
      </w:del>
      <w:del w:id="58" w:author="何安平" w:date="2026-03-17T18:22:28Z">
        <w:r>
          <w:rPr>
            <w:b/>
            <w:bCs/>
            <w:color w:val="333333"/>
            <w:spacing w:val="13"/>
            <w:sz w:val="24"/>
            <w:szCs w:val="24"/>
          </w:rPr>
          <w:delText>本</w:delText>
        </w:r>
      </w:del>
      <w:r>
        <w:rPr>
          <w:b/>
          <w:bCs/>
          <w:color w:val="333333"/>
          <w:spacing w:val="13"/>
          <w:sz w:val="24"/>
          <w:szCs w:val="24"/>
        </w:rPr>
        <w:t>原理</w:t>
      </w:r>
    </w:p>
    <w:p w14:paraId="4C617543">
      <w:pPr>
        <w:pStyle w:val="4"/>
        <w:spacing w:before="184" w:line="182" w:lineRule="auto"/>
        <w:ind w:left="9" w:leftChars="0" w:firstLine="500" w:firstLineChars="0"/>
        <w:outlineLvl w:val="1"/>
        <w:rPr>
          <w:sz w:val="24"/>
          <w:szCs w:val="24"/>
        </w:rPr>
      </w:pPr>
      <w:r>
        <w:rPr>
          <w:rFonts w:ascii="Segoe Print" w:hAnsi="Segoe Print" w:eastAsia="Segoe Print" w:cs="Segoe Print"/>
          <w:b/>
          <w:bCs/>
          <w:color w:val="333333"/>
          <w:spacing w:val="9"/>
          <w:sz w:val="24"/>
          <w:szCs w:val="24"/>
          <w:rPrChange w:id="59" w:author="hy1729" w:date="2026-03-21T12:18:32Z">
            <w:rPr>
              <w:rFonts w:ascii="Liberation Sans Narrow" w:hAnsi="Liberation Sans Narrow" w:eastAsia="Liberation Sans Narrow" w:cs="Liberation Sans Narrow"/>
              <w:b/>
              <w:bCs/>
              <w:color w:val="333333"/>
              <w:spacing w:val="9"/>
              <w:sz w:val="24"/>
              <w:szCs w:val="24"/>
            </w:rPr>
          </w:rPrChange>
        </w:rPr>
        <w:t xml:space="preserve">2.2 </w:t>
      </w:r>
      <w:r>
        <w:rPr>
          <w:b/>
          <w:bCs/>
          <w:color w:val="333333"/>
          <w:spacing w:val="9"/>
          <w:sz w:val="24"/>
          <w:szCs w:val="24"/>
        </w:rPr>
        <w:t>多前沿算法</w:t>
      </w:r>
      <w:del w:id="60" w:author="何安平" w:date="2026-03-17T18:22:26Z">
        <w:r>
          <w:rPr>
            <w:b/>
            <w:bCs/>
            <w:color w:val="333333"/>
            <w:spacing w:val="9"/>
            <w:sz w:val="24"/>
            <w:szCs w:val="24"/>
          </w:rPr>
          <w:delText>原理</w:delText>
        </w:r>
      </w:del>
    </w:p>
    <w:p w14:paraId="46CCA274">
      <w:pPr>
        <w:pStyle w:val="4"/>
        <w:spacing w:before="199" w:line="181" w:lineRule="auto"/>
        <w:ind w:left="9" w:leftChars="0" w:firstLine="500" w:firstLineChars="0"/>
        <w:outlineLvl w:val="1"/>
        <w:rPr>
          <w:sz w:val="24"/>
          <w:szCs w:val="24"/>
        </w:rPr>
      </w:pPr>
      <w:r>
        <w:rPr>
          <w:rFonts w:ascii="Segoe Print" w:hAnsi="Segoe Print" w:eastAsia="Segoe Print" w:cs="Segoe Print"/>
          <w:b/>
          <w:bCs/>
          <w:color w:val="333333"/>
          <w:spacing w:val="7"/>
          <w:sz w:val="24"/>
          <w:szCs w:val="24"/>
          <w:rPrChange w:id="61" w:author="hy1729" w:date="2026-03-21T12:18:32Z">
            <w:rPr>
              <w:rFonts w:ascii="Liberation Sans Narrow" w:hAnsi="Liberation Sans Narrow" w:eastAsia="Liberation Sans Narrow" w:cs="Liberation Sans Narrow"/>
              <w:b/>
              <w:bCs/>
              <w:color w:val="333333"/>
              <w:spacing w:val="7"/>
              <w:sz w:val="24"/>
              <w:szCs w:val="24"/>
            </w:rPr>
          </w:rPrChange>
        </w:rPr>
        <w:t xml:space="preserve">2.3 </w:t>
      </w:r>
      <w:r>
        <w:rPr>
          <w:b/>
          <w:bCs/>
          <w:color w:val="333333"/>
          <w:spacing w:val="7"/>
          <w:sz w:val="24"/>
          <w:szCs w:val="24"/>
        </w:rPr>
        <w:t>节点前沿矩阵的计算过程</w:t>
      </w:r>
    </w:p>
    <w:p w14:paraId="28D2FC04">
      <w:pPr>
        <w:pStyle w:val="4"/>
        <w:spacing w:before="199" w:line="180" w:lineRule="auto"/>
        <w:ind w:left="9" w:leftChars="0" w:firstLine="500" w:firstLineChars="0"/>
        <w:outlineLvl w:val="1"/>
        <w:rPr>
          <w:rFonts w:hint="eastAsia" w:eastAsia="宋体"/>
          <w:sz w:val="24"/>
          <w:szCs w:val="24"/>
          <w:lang w:eastAsia="zh-CN"/>
          <w:rPrChange w:id="62" w:author="hy1729" w:date="2026-03-21T12:18:32Z">
            <w:rPr>
              <w:rFonts w:hint="eastAsia" w:eastAsia="Noto Sans CJK JP"/>
              <w:sz w:val="24"/>
              <w:szCs w:val="24"/>
              <w:lang w:eastAsia="zh-CN"/>
            </w:rPr>
          </w:rPrChange>
        </w:rPr>
      </w:pPr>
      <w:r>
        <w:rPr>
          <w:rFonts w:ascii="Segoe Print" w:hAnsi="Segoe Print" w:eastAsia="Segoe Print" w:cs="Segoe Print"/>
          <w:b/>
          <w:bCs/>
          <w:color w:val="333333"/>
          <w:spacing w:val="7"/>
          <w:sz w:val="24"/>
          <w:szCs w:val="24"/>
          <w:rPrChange w:id="63" w:author="hy1729" w:date="2026-03-21T12:18:32Z">
            <w:rPr>
              <w:rFonts w:ascii="Liberation Sans Narrow" w:hAnsi="Liberation Sans Narrow" w:eastAsia="Liberation Sans Narrow" w:cs="Liberation Sans Narrow"/>
              <w:b/>
              <w:bCs/>
              <w:color w:val="333333"/>
              <w:spacing w:val="7"/>
              <w:sz w:val="24"/>
              <w:szCs w:val="24"/>
            </w:rPr>
          </w:rPrChange>
        </w:rPr>
        <w:t xml:space="preserve">2.4 </w:t>
      </w:r>
      <w:del w:id="64" w:author="何安平" w:date="2026-03-17T18:22:45Z">
        <w:r>
          <w:rPr>
            <w:b/>
            <w:bCs/>
            <w:color w:val="333333"/>
            <w:spacing w:val="7"/>
            <w:sz w:val="24"/>
            <w:szCs w:val="24"/>
          </w:rPr>
          <w:delText>本项目的系统需求分析</w:delText>
        </w:r>
      </w:del>
      <w:ins w:id="65" w:author="何安平" w:date="2026-03-17T18:36:21Z">
        <w:r>
          <w:rPr>
            <w:rFonts w:hint="eastAsia"/>
            <w:b/>
            <w:bCs/>
            <w:color w:val="333333"/>
            <w:spacing w:val="7"/>
            <w:sz w:val="24"/>
            <w:szCs w:val="24"/>
            <w:lang w:eastAsia="zh-CN"/>
          </w:rPr>
          <w:t>张量</w:t>
        </w:r>
      </w:ins>
      <w:ins w:id="66" w:author="何安平" w:date="2026-03-17T18:36:22Z">
        <w:r>
          <w:rPr>
            <w:rFonts w:hint="eastAsia"/>
            <w:b/>
            <w:bCs/>
            <w:color w:val="333333"/>
            <w:spacing w:val="7"/>
            <w:sz w:val="24"/>
            <w:szCs w:val="24"/>
            <w:lang w:eastAsia="zh-CN"/>
          </w:rPr>
          <w:t>计算</w:t>
        </w:r>
      </w:ins>
      <w:ins w:id="67" w:author="何安平" w:date="2026-03-17T18:22:47Z">
        <w:r>
          <w:rPr>
            <w:rFonts w:hint="eastAsia"/>
            <w:b/>
            <w:bCs/>
            <w:color w:val="333333"/>
            <w:spacing w:val="7"/>
            <w:sz w:val="24"/>
            <w:szCs w:val="24"/>
            <w:lang w:eastAsia="zh-CN"/>
          </w:rPr>
          <w:t>加速器</w:t>
        </w:r>
      </w:ins>
    </w:p>
    <w:p w14:paraId="1DA88924">
      <w:pPr>
        <w:pStyle w:val="4"/>
        <w:spacing w:before="213" w:line="183" w:lineRule="auto"/>
        <w:ind w:left="210" w:firstLine="498" w:firstLineChars="0"/>
      </w:pPr>
      <w:r>
        <w:rPr>
          <w:color w:val="333333"/>
          <w:position w:val="4"/>
        </w:rPr>
        <w:drawing>
          <wp:inline distT="0" distB="0" distL="0" distR="0">
            <wp:extent cx="47625" cy="47625"/>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0"/>
                    <a:stretch>
                      <a:fillRect/>
                    </a:stretch>
                  </pic:blipFill>
                  <pic:spPr>
                    <a:xfrm>
                      <a:off x="0" y="0"/>
                      <a:ext cx="47625" cy="47625"/>
                    </a:xfrm>
                    <a:prstGeom prst="rect">
                      <a:avLst/>
                    </a:prstGeom>
                  </pic:spPr>
                </pic:pic>
              </a:graphicData>
            </a:graphic>
          </wp:inline>
        </w:drawing>
      </w:r>
      <w:r>
        <w:rPr>
          <w:color w:val="333333"/>
          <w:spacing w:val="14"/>
          <w:w w:val="101"/>
        </w:rPr>
        <w:t xml:space="preserve">   </w:t>
      </w:r>
      <w:commentRangeStart w:id="1"/>
      <w:r>
        <w:rPr>
          <w:color w:val="333333"/>
          <w:spacing w:val="4"/>
        </w:rPr>
        <w:t>计算硬件的需求</w:t>
      </w:r>
    </w:p>
    <w:p w14:paraId="3A2C0A6D">
      <w:pPr>
        <w:pStyle w:val="4"/>
        <w:spacing w:before="132" w:line="182" w:lineRule="auto"/>
        <w:ind w:left="210" w:firstLine="498" w:firstLineChars="0"/>
      </w:pPr>
      <w:r>
        <w:rPr>
          <w:color w:val="333333"/>
          <w:position w:val="4"/>
        </w:rPr>
        <w:drawing>
          <wp:inline distT="0" distB="0" distL="0" distR="0">
            <wp:extent cx="47625" cy="47625"/>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0"/>
                    <a:stretch>
                      <a:fillRect/>
                    </a:stretch>
                  </pic:blipFill>
                  <pic:spPr>
                    <a:xfrm>
                      <a:off x="0" y="0"/>
                      <a:ext cx="47625" cy="47625"/>
                    </a:xfrm>
                    <a:prstGeom prst="rect">
                      <a:avLst/>
                    </a:prstGeom>
                  </pic:spPr>
                </pic:pic>
              </a:graphicData>
            </a:graphic>
          </wp:inline>
        </w:drawing>
      </w:r>
      <w:r>
        <w:rPr>
          <w:color w:val="333333"/>
          <w:spacing w:val="13"/>
          <w:w w:val="101"/>
        </w:rPr>
        <w:t xml:space="preserve">   </w:t>
      </w:r>
      <w:r>
        <w:rPr>
          <w:color w:val="333333"/>
          <w:spacing w:val="4"/>
        </w:rPr>
        <w:t>控制需求</w:t>
      </w:r>
    </w:p>
    <w:p w14:paraId="76B9B901">
      <w:pPr>
        <w:pStyle w:val="4"/>
        <w:spacing w:before="135" w:line="183" w:lineRule="auto"/>
        <w:ind w:left="210" w:firstLine="498" w:firstLineChars="0"/>
      </w:pPr>
      <w:r>
        <w:rPr>
          <w:color w:val="333333"/>
          <w:position w:val="4"/>
        </w:rPr>
        <w:drawing>
          <wp:inline distT="0" distB="0" distL="0" distR="0">
            <wp:extent cx="47625" cy="47625"/>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0"/>
                    <a:stretch>
                      <a:fillRect/>
                    </a:stretch>
                  </pic:blipFill>
                  <pic:spPr>
                    <a:xfrm>
                      <a:off x="0" y="0"/>
                      <a:ext cx="47625" cy="47625"/>
                    </a:xfrm>
                    <a:prstGeom prst="rect">
                      <a:avLst/>
                    </a:prstGeom>
                  </pic:spPr>
                </pic:pic>
              </a:graphicData>
            </a:graphic>
          </wp:inline>
        </w:drawing>
      </w:r>
      <w:r>
        <w:rPr>
          <w:color w:val="333333"/>
          <w:spacing w:val="13"/>
          <w:w w:val="101"/>
        </w:rPr>
        <w:t xml:space="preserve">   </w:t>
      </w:r>
      <w:r>
        <w:rPr>
          <w:color w:val="333333"/>
          <w:spacing w:val="4"/>
        </w:rPr>
        <w:t>数值需求</w:t>
      </w:r>
    </w:p>
    <w:p w14:paraId="3DAA6CFC">
      <w:pPr>
        <w:pStyle w:val="4"/>
        <w:spacing w:before="146" w:line="183" w:lineRule="auto"/>
        <w:ind w:left="210" w:firstLine="498" w:firstLineChars="0"/>
      </w:pPr>
      <w:r>
        <w:rPr>
          <w:color w:val="333333"/>
          <w:position w:val="4"/>
        </w:rPr>
        <w:drawing>
          <wp:inline distT="0" distB="0" distL="0" distR="0">
            <wp:extent cx="47625" cy="47625"/>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10"/>
                    <a:stretch>
                      <a:fillRect/>
                    </a:stretch>
                  </pic:blipFill>
                  <pic:spPr>
                    <a:xfrm>
                      <a:off x="0" y="0"/>
                      <a:ext cx="47625" cy="47625"/>
                    </a:xfrm>
                    <a:prstGeom prst="rect">
                      <a:avLst/>
                    </a:prstGeom>
                  </pic:spPr>
                </pic:pic>
              </a:graphicData>
            </a:graphic>
          </wp:inline>
        </w:drawing>
      </w:r>
      <w:r>
        <w:rPr>
          <w:color w:val="333333"/>
          <w:spacing w:val="13"/>
          <w:w w:val="101"/>
        </w:rPr>
        <w:t xml:space="preserve">   </w:t>
      </w:r>
      <w:r>
        <w:rPr>
          <w:color w:val="333333"/>
          <w:spacing w:val="4"/>
        </w:rPr>
        <w:t>软件需求</w:t>
      </w:r>
      <w:commentRangeEnd w:id="1"/>
      <w:r>
        <w:commentReference w:id="1"/>
      </w:r>
    </w:p>
    <w:p w14:paraId="4E17B5B5">
      <w:pPr>
        <w:pStyle w:val="4"/>
        <w:spacing w:before="48" w:line="181" w:lineRule="auto"/>
        <w:ind w:left="8" w:leftChars="0" w:firstLine="500" w:firstLineChars="0"/>
        <w:outlineLvl w:val="1"/>
        <w:rPr>
          <w:sz w:val="24"/>
          <w:szCs w:val="24"/>
        </w:rPr>
      </w:pPr>
      <w:r>
        <w:rPr>
          <w:rFonts w:ascii="Segoe Print" w:hAnsi="Segoe Print" w:eastAsia="Segoe Print" w:cs="Segoe Print"/>
          <w:b/>
          <w:bCs/>
          <w:color w:val="333333"/>
          <w:spacing w:val="11"/>
          <w:sz w:val="24"/>
          <w:szCs w:val="24"/>
          <w:rPrChange w:id="68" w:author="hy1729" w:date="2026-03-21T12:18:32Z">
            <w:rPr>
              <w:rFonts w:ascii="Liberation Sans Narrow" w:hAnsi="Liberation Sans Narrow" w:eastAsia="Liberation Sans Narrow" w:cs="Liberation Sans Narrow"/>
              <w:b/>
              <w:bCs/>
              <w:color w:val="333333"/>
              <w:spacing w:val="11"/>
              <w:sz w:val="24"/>
              <w:szCs w:val="24"/>
            </w:rPr>
          </w:rPrChange>
        </w:rPr>
        <w:t xml:space="preserve">2.5 </w:t>
      </w:r>
      <w:r>
        <w:rPr>
          <w:b/>
          <w:bCs/>
          <w:color w:val="333333"/>
          <w:spacing w:val="11"/>
          <w:sz w:val="24"/>
          <w:szCs w:val="24"/>
        </w:rPr>
        <w:t>本章小结</w:t>
      </w:r>
    </w:p>
    <w:p w14:paraId="6911BA2E">
      <w:pPr>
        <w:pStyle w:val="4"/>
        <w:spacing w:before="218" w:line="179" w:lineRule="auto"/>
        <w:ind w:left="10"/>
        <w:outlineLvl w:val="0"/>
        <w:rPr>
          <w:sz w:val="29"/>
          <w:szCs w:val="29"/>
        </w:rPr>
      </w:pPr>
      <w:r>
        <w:rPr>
          <w:rFonts w:ascii="Segoe Print" w:hAnsi="Segoe Print" w:eastAsia="Segoe Print" w:cs="Segoe Print"/>
          <w:b/>
          <w:bCs/>
          <w:color w:val="333333"/>
          <w:spacing w:val="6"/>
          <w:sz w:val="29"/>
          <w:szCs w:val="29"/>
          <w:rPrChange w:id="69" w:author="hy1729" w:date="2026-03-21T12:18:32Z">
            <w:rPr>
              <w:rFonts w:ascii="Liberation Sans Narrow" w:hAnsi="Liberation Sans Narrow" w:eastAsia="Liberation Sans Narrow" w:cs="Liberation Sans Narrow"/>
              <w:b/>
              <w:bCs/>
              <w:color w:val="333333"/>
              <w:spacing w:val="6"/>
              <w:sz w:val="29"/>
              <w:szCs w:val="29"/>
            </w:rPr>
          </w:rPrChange>
        </w:rPr>
        <w:t xml:space="preserve">3. </w:t>
      </w:r>
      <w:r>
        <w:rPr>
          <w:b/>
          <w:bCs/>
          <w:color w:val="333333"/>
          <w:spacing w:val="6"/>
          <w:sz w:val="29"/>
          <w:szCs w:val="29"/>
        </w:rPr>
        <w:t>系统总体架构</w:t>
      </w:r>
      <w:del w:id="70" w:author="何安平" w:date="2026-03-17T18:37:28Z">
        <w:r>
          <w:rPr>
            <w:b/>
            <w:bCs/>
            <w:color w:val="333333"/>
            <w:spacing w:val="6"/>
            <w:sz w:val="29"/>
            <w:szCs w:val="29"/>
          </w:rPr>
          <w:delText>设</w:delText>
        </w:r>
      </w:del>
      <w:del w:id="71" w:author="何安平" w:date="2026-03-17T18:37:27Z">
        <w:r>
          <w:rPr>
            <w:b/>
            <w:bCs/>
            <w:color w:val="333333"/>
            <w:spacing w:val="6"/>
            <w:sz w:val="29"/>
            <w:szCs w:val="29"/>
          </w:rPr>
          <w:delText>计</w:delText>
        </w:r>
      </w:del>
    </w:p>
    <w:p w14:paraId="41795B91">
      <w:pPr>
        <w:pStyle w:val="4"/>
        <w:spacing w:before="189" w:line="180" w:lineRule="auto"/>
        <w:ind w:left="8" w:leftChars="0" w:firstLine="500" w:firstLineChars="0"/>
        <w:outlineLvl w:val="1"/>
        <w:rPr>
          <w:sz w:val="24"/>
          <w:szCs w:val="24"/>
        </w:rPr>
      </w:pPr>
      <w:r>
        <w:rPr>
          <w:rFonts w:ascii="Segoe Print" w:hAnsi="Segoe Print" w:eastAsia="Segoe Print" w:cs="Segoe Print"/>
          <w:b/>
          <w:bCs/>
          <w:color w:val="333333"/>
          <w:spacing w:val="9"/>
          <w:sz w:val="24"/>
          <w:szCs w:val="24"/>
          <w:rPrChange w:id="72" w:author="hy1729" w:date="2026-03-21T12:18:32Z">
            <w:rPr>
              <w:rFonts w:ascii="Liberation Sans Narrow" w:hAnsi="Liberation Sans Narrow" w:eastAsia="Liberation Sans Narrow" w:cs="Liberation Sans Narrow"/>
              <w:b/>
              <w:bCs/>
              <w:color w:val="333333"/>
              <w:spacing w:val="9"/>
              <w:sz w:val="24"/>
              <w:szCs w:val="24"/>
            </w:rPr>
          </w:rPrChange>
        </w:rPr>
        <w:t xml:space="preserve">3.1 </w:t>
      </w:r>
      <w:r>
        <w:rPr>
          <w:b/>
          <w:bCs/>
          <w:color w:val="333333"/>
          <w:spacing w:val="9"/>
          <w:sz w:val="24"/>
          <w:szCs w:val="24"/>
        </w:rPr>
        <w:t>系统整体架构</w:t>
      </w:r>
    </w:p>
    <w:p w14:paraId="1A0D4B2A">
      <w:pPr>
        <w:keepNext w:val="0"/>
        <w:keepLines w:val="0"/>
        <w:widowControl/>
        <w:suppressLineNumbers w:val="0"/>
        <w:ind w:left="500" w:leftChars="0" w:firstLine="500" w:firstLineChars="0"/>
        <w:jc w:val="left"/>
      </w:pPr>
      <w:r>
        <w:rPr>
          <w:rFonts w:ascii="Segoe Print" w:hAnsi="Segoe Print" w:eastAsia="Segoe Print" w:cs="Segoe Print"/>
          <w:snapToGrid w:val="0"/>
          <w:color w:val="000000"/>
          <w:kern w:val="0"/>
          <w:sz w:val="19"/>
          <w:szCs w:val="19"/>
          <w:lang w:val="en-US" w:eastAsia="zh-CN" w:bidi="ar"/>
          <w:rPrChange w:id="73" w:author="hy1729" w:date="2026-03-21T12:18:32Z">
            <w:rPr>
              <w:rFonts w:ascii="MicrosoftYaHei" w:hAnsi="MicrosoftYaHei" w:eastAsia="MicrosoftYaHei" w:cs="MicrosoftYaHei"/>
              <w:snapToGrid w:val="0"/>
              <w:color w:val="000000"/>
              <w:kern w:val="0"/>
              <w:sz w:val="19"/>
              <w:szCs w:val="19"/>
              <w:lang w:val="en-US" w:eastAsia="zh-CN" w:bidi="ar"/>
            </w:rPr>
          </w:rPrChange>
        </w:rPr>
        <w:t xml:space="preserve">软件侧 </w:t>
      </w:r>
    </w:p>
    <w:p w14:paraId="372461C3">
      <w:pPr>
        <w:keepNext w:val="0"/>
        <w:keepLines w:val="0"/>
        <w:widowControl/>
        <w:suppressLineNumbers w:val="0"/>
        <w:ind w:left="500" w:leftChars="0" w:firstLine="500" w:firstLineChars="0"/>
        <w:jc w:val="left"/>
      </w:pPr>
      <w:r>
        <w:rPr>
          <w:rFonts w:hint="default" w:ascii="Segoe Print" w:hAnsi="Segoe Print" w:eastAsia="Segoe Print" w:cs="Segoe Print"/>
          <w:snapToGrid w:val="0"/>
          <w:color w:val="000000"/>
          <w:kern w:val="0"/>
          <w:sz w:val="19"/>
          <w:szCs w:val="19"/>
          <w:lang w:val="en-US" w:eastAsia="zh-CN" w:bidi="ar"/>
          <w:rPrChange w:id="74" w:author="hy1729" w:date="2026-03-21T12:18:32Z">
            <w:rPr>
              <w:rFonts w:hint="default" w:ascii="MicrosoftYaHei" w:hAnsi="MicrosoftYaHei" w:eastAsia="MicrosoftYaHei" w:cs="MicrosoftYaHei"/>
              <w:snapToGrid w:val="0"/>
              <w:color w:val="000000"/>
              <w:kern w:val="0"/>
              <w:sz w:val="19"/>
              <w:szCs w:val="19"/>
              <w:lang w:val="en-US" w:eastAsia="zh-CN" w:bidi="ar"/>
            </w:rPr>
          </w:rPrChange>
        </w:rPr>
        <w:t xml:space="preserve">外存 </w:t>
      </w:r>
    </w:p>
    <w:p w14:paraId="7C2DECE1">
      <w:pPr>
        <w:keepNext w:val="0"/>
        <w:keepLines w:val="0"/>
        <w:widowControl/>
        <w:suppressLineNumbers w:val="0"/>
        <w:ind w:left="500" w:leftChars="0" w:firstLine="500" w:firstLineChars="0"/>
        <w:jc w:val="left"/>
      </w:pPr>
      <w:r>
        <w:rPr>
          <w:rFonts w:ascii="Segoe Print" w:hAnsi="Segoe Print" w:eastAsia="Segoe Print" w:cs="Segoe Print"/>
          <w:snapToGrid w:val="0"/>
          <w:color w:val="000000"/>
          <w:kern w:val="0"/>
          <w:sz w:val="19"/>
          <w:szCs w:val="19"/>
          <w:lang w:val="en-US" w:eastAsia="zh-CN" w:bidi="ar"/>
          <w:rPrChange w:id="75" w:author="hy1729" w:date="2026-03-21T12:18:32Z">
            <w:rPr>
              <w:rFonts w:ascii="OpenSans-Regular" w:hAnsi="OpenSans-Regular" w:eastAsia="OpenSans-Regular" w:cs="OpenSans-Regular"/>
              <w:snapToGrid w:val="0"/>
              <w:color w:val="000000"/>
              <w:kern w:val="0"/>
              <w:sz w:val="19"/>
              <w:szCs w:val="19"/>
              <w:lang w:val="en-US" w:eastAsia="zh-CN" w:bidi="ar"/>
            </w:rPr>
          </w:rPrChange>
        </w:rPr>
        <w:t xml:space="preserve">GCU </w:t>
      </w:r>
    </w:p>
    <w:p w14:paraId="2F3CC27C">
      <w:pPr>
        <w:keepNext w:val="0"/>
        <w:keepLines w:val="0"/>
        <w:widowControl/>
        <w:suppressLineNumbers w:val="0"/>
        <w:ind w:left="500" w:leftChars="0" w:firstLine="500" w:firstLineChars="0"/>
        <w:jc w:val="left"/>
      </w:pPr>
      <w:r>
        <w:rPr>
          <w:rFonts w:hint="default" w:ascii="Segoe Print" w:hAnsi="Segoe Print" w:eastAsia="Segoe Print" w:cs="Segoe Print"/>
          <w:snapToGrid w:val="0"/>
          <w:color w:val="000000"/>
          <w:kern w:val="0"/>
          <w:sz w:val="19"/>
          <w:szCs w:val="19"/>
          <w:lang w:val="en-US" w:eastAsia="zh-CN" w:bidi="ar"/>
          <w:rPrChange w:id="76" w:author="hy1729" w:date="2026-03-21T12:18:32Z">
            <w:rPr>
              <w:rFonts w:hint="default" w:ascii="OpenSans-Regular" w:hAnsi="OpenSans-Regular" w:eastAsia="OpenSans-Regular" w:cs="OpenSans-Regular"/>
              <w:snapToGrid w:val="0"/>
              <w:color w:val="000000"/>
              <w:kern w:val="0"/>
              <w:sz w:val="19"/>
              <w:szCs w:val="19"/>
              <w:lang w:val="en-US" w:eastAsia="zh-CN" w:bidi="ar"/>
            </w:rPr>
          </w:rPrChange>
        </w:rPr>
        <w:t>HPU/ATU</w:t>
      </w:r>
      <w:r>
        <w:rPr>
          <w:rFonts w:ascii="Segoe Print" w:hAnsi="Segoe Print" w:eastAsia="Segoe Print" w:cs="Segoe Print"/>
          <w:snapToGrid w:val="0"/>
          <w:color w:val="000000"/>
          <w:kern w:val="0"/>
          <w:sz w:val="8"/>
          <w:szCs w:val="8"/>
          <w:lang w:val="en-US" w:eastAsia="zh-CN" w:bidi="ar"/>
          <w:rPrChange w:id="77" w:author="hy1729" w:date="2026-03-21T12:18:32Z">
            <w:rPr>
              <w:rFonts w:ascii="ChromeSansMM" w:hAnsi="ChromeSansMM" w:eastAsia="ChromeSansMM" w:cs="ChromeSansMM"/>
              <w:snapToGrid w:val="0"/>
              <w:color w:val="000000"/>
              <w:kern w:val="0"/>
              <w:sz w:val="8"/>
              <w:szCs w:val="8"/>
              <w:lang w:val="en-US" w:eastAsia="zh-CN" w:bidi="ar"/>
            </w:rPr>
          </w:rPrChange>
        </w:rPr>
        <w:t xml:space="preserve"> </w:t>
      </w:r>
    </w:p>
    <w:p w14:paraId="67381C5F">
      <w:pPr>
        <w:keepNext w:val="0"/>
        <w:keepLines w:val="0"/>
        <w:widowControl/>
        <w:suppressLineNumbers w:val="0"/>
        <w:ind w:left="500" w:leftChars="0" w:firstLine="500" w:firstLineChars="0"/>
        <w:jc w:val="left"/>
      </w:pPr>
      <w:r>
        <w:rPr>
          <w:rFonts w:hint="default" w:ascii="Segoe Print" w:hAnsi="Segoe Print" w:eastAsia="Segoe Print" w:cs="Segoe Print"/>
          <w:snapToGrid w:val="0"/>
          <w:color w:val="000000"/>
          <w:kern w:val="0"/>
          <w:sz w:val="19"/>
          <w:szCs w:val="19"/>
          <w:lang w:val="en-US" w:eastAsia="zh-CN" w:bidi="ar"/>
          <w:rPrChange w:id="78" w:author="hy1729" w:date="2026-03-21T12:18:32Z">
            <w:rPr>
              <w:rFonts w:hint="default" w:ascii="MicrosoftYaHei" w:hAnsi="MicrosoftYaHei" w:eastAsia="MicrosoftYaHei" w:cs="MicrosoftYaHei"/>
              <w:snapToGrid w:val="0"/>
              <w:color w:val="000000"/>
              <w:kern w:val="0"/>
              <w:sz w:val="19"/>
              <w:szCs w:val="19"/>
              <w:lang w:val="en-US" w:eastAsia="zh-CN" w:bidi="ar"/>
            </w:rPr>
          </w:rPrChange>
        </w:rPr>
        <w:t xml:space="preserve">张量核 </w:t>
      </w:r>
    </w:p>
    <w:p w14:paraId="5D47F265">
      <w:pPr>
        <w:keepNext w:val="0"/>
        <w:keepLines w:val="0"/>
        <w:widowControl/>
        <w:suppressLineNumbers w:val="0"/>
        <w:ind w:left="500" w:leftChars="0" w:firstLine="500" w:firstLineChars="0"/>
        <w:jc w:val="left"/>
      </w:pPr>
      <w:r>
        <w:rPr>
          <w:rFonts w:hint="default" w:ascii="Segoe Print" w:hAnsi="Segoe Print" w:eastAsia="Segoe Print" w:cs="Segoe Print"/>
          <w:snapToGrid w:val="0"/>
          <w:color w:val="000000"/>
          <w:kern w:val="0"/>
          <w:sz w:val="19"/>
          <w:szCs w:val="19"/>
          <w:lang w:val="en-US" w:eastAsia="zh-CN" w:bidi="ar"/>
          <w:rPrChange w:id="79" w:author="hy1729" w:date="2026-03-21T12:18:32Z">
            <w:rPr>
              <w:rFonts w:hint="default" w:ascii="MicrosoftYaHei" w:hAnsi="MicrosoftYaHei" w:eastAsia="MicrosoftYaHei" w:cs="MicrosoftYaHei"/>
              <w:snapToGrid w:val="0"/>
              <w:color w:val="000000"/>
              <w:kern w:val="0"/>
              <w:sz w:val="19"/>
              <w:szCs w:val="19"/>
              <w:lang w:val="en-US" w:eastAsia="zh-CN" w:bidi="ar"/>
            </w:rPr>
          </w:rPrChange>
        </w:rPr>
        <w:t>辅助</w:t>
      </w:r>
      <w:r>
        <w:rPr>
          <w:rFonts w:hint="default" w:ascii="Segoe Print" w:hAnsi="Segoe Print" w:eastAsia="Segoe Print" w:cs="Segoe Print"/>
          <w:snapToGrid w:val="0"/>
          <w:color w:val="000000"/>
          <w:kern w:val="0"/>
          <w:sz w:val="19"/>
          <w:szCs w:val="19"/>
          <w:lang w:val="en-US" w:eastAsia="zh-CN" w:bidi="ar"/>
          <w:rPrChange w:id="80" w:author="hy1729" w:date="2026-03-21T12:18:32Z">
            <w:rPr>
              <w:rFonts w:hint="default" w:ascii="OpenSans-Regular" w:hAnsi="OpenSans-Regular" w:eastAsia="OpenSans-Regular" w:cs="OpenSans-Regular"/>
              <w:snapToGrid w:val="0"/>
              <w:color w:val="000000"/>
              <w:kern w:val="0"/>
              <w:sz w:val="19"/>
              <w:szCs w:val="19"/>
              <w:lang w:val="en-US" w:eastAsia="zh-CN" w:bidi="ar"/>
            </w:rPr>
          </w:rPrChange>
        </w:rPr>
        <w:t>ip</w:t>
      </w:r>
    </w:p>
    <w:p w14:paraId="5EF7A040">
      <w:pPr>
        <w:pStyle w:val="4"/>
        <w:spacing w:before="59" w:line="180" w:lineRule="auto"/>
        <w:ind w:left="8" w:leftChars="0" w:firstLine="500" w:firstLineChars="0"/>
        <w:outlineLvl w:val="1"/>
        <w:rPr>
          <w:sz w:val="24"/>
          <w:szCs w:val="24"/>
        </w:rPr>
      </w:pPr>
      <w:r>
        <w:rPr>
          <w:rFonts w:ascii="Segoe Print" w:hAnsi="Segoe Print" w:eastAsia="Segoe Print" w:cs="Segoe Print"/>
          <w:b/>
          <w:bCs/>
          <w:color w:val="333333"/>
          <w:spacing w:val="9"/>
          <w:sz w:val="24"/>
          <w:szCs w:val="24"/>
          <w:rPrChange w:id="81" w:author="hy1729" w:date="2026-03-21T12:18:32Z">
            <w:rPr>
              <w:rFonts w:ascii="Liberation Sans Narrow" w:hAnsi="Liberation Sans Narrow" w:eastAsia="Liberation Sans Narrow" w:cs="Liberation Sans Narrow"/>
              <w:b/>
              <w:bCs/>
              <w:color w:val="333333"/>
              <w:spacing w:val="9"/>
              <w:sz w:val="24"/>
              <w:szCs w:val="24"/>
            </w:rPr>
          </w:rPrChange>
        </w:rPr>
        <w:t xml:space="preserve">3.2 </w:t>
      </w:r>
      <w:r>
        <w:rPr>
          <w:b/>
          <w:bCs/>
          <w:color w:val="333333"/>
          <w:spacing w:val="9"/>
          <w:sz w:val="24"/>
          <w:szCs w:val="24"/>
        </w:rPr>
        <w:t>软硬件</w:t>
      </w:r>
      <w:ins w:id="82" w:author="何安平" w:date="2026-03-17T18:38:40Z">
        <w:r>
          <w:rPr>
            <w:rFonts w:hint="eastAsia"/>
            <w:b/>
            <w:bCs/>
            <w:color w:val="333333"/>
            <w:spacing w:val="9"/>
            <w:sz w:val="24"/>
            <w:szCs w:val="24"/>
            <w:lang w:eastAsia="zh-CN"/>
          </w:rPr>
          <w:t>协同</w:t>
        </w:r>
      </w:ins>
      <w:ins w:id="83" w:author="何安平" w:date="2026-03-17T18:38:41Z">
        <w:r>
          <w:rPr>
            <w:rFonts w:hint="eastAsia"/>
            <w:b/>
            <w:bCs/>
            <w:color w:val="333333"/>
            <w:spacing w:val="9"/>
            <w:sz w:val="24"/>
            <w:szCs w:val="24"/>
            <w:lang w:eastAsia="zh-CN"/>
          </w:rPr>
          <w:t>计算</w:t>
        </w:r>
      </w:ins>
      <w:ins w:id="84" w:author="何安平" w:date="2026-03-17T18:38:42Z">
        <w:r>
          <w:rPr>
            <w:rFonts w:hint="eastAsia"/>
            <w:b/>
            <w:bCs/>
            <w:color w:val="333333"/>
            <w:spacing w:val="9"/>
            <w:sz w:val="24"/>
            <w:szCs w:val="24"/>
            <w:lang w:eastAsia="zh-CN"/>
          </w:rPr>
          <w:t>机制</w:t>
        </w:r>
      </w:ins>
      <w:del w:id="85" w:author="何安平" w:date="2026-03-17T18:38:38Z">
        <w:r>
          <w:rPr>
            <w:b/>
            <w:bCs/>
            <w:color w:val="333333"/>
            <w:spacing w:val="9"/>
            <w:sz w:val="24"/>
            <w:szCs w:val="24"/>
          </w:rPr>
          <w:delText>功</w:delText>
        </w:r>
      </w:del>
      <w:del w:id="86" w:author="何安平" w:date="2026-03-17T18:38:37Z">
        <w:r>
          <w:rPr>
            <w:b/>
            <w:bCs/>
            <w:color w:val="333333"/>
            <w:spacing w:val="9"/>
            <w:sz w:val="24"/>
            <w:szCs w:val="24"/>
          </w:rPr>
          <w:delText>能划分</w:delText>
        </w:r>
      </w:del>
    </w:p>
    <w:p w14:paraId="2F6ED372">
      <w:pPr>
        <w:pStyle w:val="4"/>
        <w:spacing w:before="197" w:line="182" w:lineRule="auto"/>
        <w:ind w:left="2" w:leftChars="0" w:firstLine="500" w:firstLineChars="0"/>
      </w:pPr>
      <w:r>
        <w:rPr>
          <w:b/>
          <w:bCs/>
          <w:color w:val="333333"/>
          <w:spacing w:val="3"/>
        </w:rPr>
        <w:t>软件侧</w:t>
      </w:r>
      <w:r>
        <w:rPr>
          <w:color w:val="333333"/>
          <w:spacing w:val="3"/>
        </w:rPr>
        <w:t>：</w:t>
      </w:r>
    </w:p>
    <w:p w14:paraId="41C01797">
      <w:pPr>
        <w:keepNext w:val="0"/>
        <w:keepLines w:val="0"/>
        <w:widowControl/>
        <w:suppressLineNumbers w:val="0"/>
        <w:ind w:left="500" w:leftChars="0" w:firstLine="500" w:firstLineChars="0"/>
        <w:jc w:val="left"/>
      </w:pPr>
      <w:r>
        <w:rPr>
          <w:rFonts w:ascii="Segoe Print" w:hAnsi="Segoe Print" w:eastAsia="Segoe Print" w:cs="Segoe Print"/>
          <w:snapToGrid w:val="0"/>
          <w:color w:val="000000"/>
          <w:kern w:val="0"/>
          <w:sz w:val="19"/>
          <w:szCs w:val="19"/>
          <w:lang w:val="en-US" w:eastAsia="zh-CN" w:bidi="ar"/>
          <w:rPrChange w:id="87" w:author="hy1729" w:date="2026-03-21T12:18:32Z">
            <w:rPr>
              <w:rFonts w:ascii="MicrosoftYaHei" w:hAnsi="MicrosoftYaHei" w:eastAsia="MicrosoftYaHei" w:cs="MicrosoftYaHei"/>
              <w:snapToGrid w:val="0"/>
              <w:color w:val="000000"/>
              <w:kern w:val="0"/>
              <w:sz w:val="19"/>
              <w:szCs w:val="19"/>
              <w:lang w:val="en-US" w:eastAsia="zh-CN" w:bidi="ar"/>
            </w:rPr>
          </w:rPrChange>
        </w:rPr>
        <w:t xml:space="preserve">重排序 </w:t>
      </w:r>
    </w:p>
    <w:p w14:paraId="4DC1FA9F">
      <w:pPr>
        <w:keepNext w:val="0"/>
        <w:keepLines w:val="0"/>
        <w:widowControl/>
        <w:suppressLineNumbers w:val="0"/>
        <w:ind w:left="500" w:leftChars="0" w:firstLine="500" w:firstLineChars="0"/>
        <w:jc w:val="left"/>
      </w:pPr>
      <w:r>
        <w:rPr>
          <w:rFonts w:hint="default" w:ascii="Segoe Print" w:hAnsi="Segoe Print" w:eastAsia="Segoe Print" w:cs="Segoe Print"/>
          <w:snapToGrid w:val="0"/>
          <w:color w:val="000000"/>
          <w:kern w:val="0"/>
          <w:sz w:val="19"/>
          <w:szCs w:val="19"/>
          <w:lang w:val="en-US" w:eastAsia="zh-CN" w:bidi="ar"/>
          <w:rPrChange w:id="88" w:author="hy1729" w:date="2026-03-21T12:18:32Z">
            <w:rPr>
              <w:rFonts w:hint="default" w:ascii="MicrosoftYaHei" w:hAnsi="MicrosoftYaHei" w:eastAsia="MicrosoftYaHei" w:cs="MicrosoftYaHei"/>
              <w:snapToGrid w:val="0"/>
              <w:color w:val="000000"/>
              <w:kern w:val="0"/>
              <w:sz w:val="19"/>
              <w:szCs w:val="19"/>
              <w:lang w:val="en-US" w:eastAsia="zh-CN" w:bidi="ar"/>
            </w:rPr>
          </w:rPrChange>
        </w:rPr>
        <w:t>构建消解树，合并超节点</w:t>
      </w:r>
    </w:p>
    <w:p w14:paraId="0006F069">
      <w:pPr>
        <w:keepNext w:val="0"/>
        <w:keepLines w:val="0"/>
        <w:widowControl/>
        <w:suppressLineNumbers w:val="0"/>
        <w:ind w:left="500" w:leftChars="0" w:firstLine="500" w:firstLineChars="0"/>
        <w:jc w:val="left"/>
      </w:pPr>
      <w:r>
        <w:rPr>
          <w:rFonts w:hint="default" w:ascii="Segoe Print" w:hAnsi="Segoe Print" w:eastAsia="Segoe Print" w:cs="Segoe Print"/>
          <w:snapToGrid w:val="0"/>
          <w:color w:val="000000"/>
          <w:kern w:val="0"/>
          <w:sz w:val="19"/>
          <w:szCs w:val="19"/>
          <w:lang w:val="en-US" w:eastAsia="zh-CN" w:bidi="ar"/>
          <w:rPrChange w:id="89" w:author="hy1729" w:date="2026-03-21T12:18:32Z">
            <w:rPr>
              <w:rFonts w:hint="default" w:ascii="MicrosoftYaHei" w:hAnsi="MicrosoftYaHei" w:eastAsia="MicrosoftYaHei" w:cs="MicrosoftYaHei"/>
              <w:snapToGrid w:val="0"/>
              <w:color w:val="000000"/>
              <w:kern w:val="0"/>
              <w:sz w:val="19"/>
              <w:szCs w:val="19"/>
              <w:lang w:val="en-US" w:eastAsia="zh-CN" w:bidi="ar"/>
            </w:rPr>
          </w:rPrChange>
        </w:rPr>
        <w:t xml:space="preserve">建立父子节点之间映射 </w:t>
      </w:r>
    </w:p>
    <w:p w14:paraId="388682BF">
      <w:pPr>
        <w:keepNext w:val="0"/>
        <w:keepLines w:val="0"/>
        <w:widowControl/>
        <w:suppressLineNumbers w:val="0"/>
        <w:ind w:left="500" w:leftChars="0" w:firstLine="500" w:firstLineChars="0"/>
        <w:jc w:val="left"/>
      </w:pPr>
      <w:r>
        <w:rPr>
          <w:rFonts w:hint="default" w:ascii="Segoe Print" w:hAnsi="Segoe Print" w:eastAsia="Segoe Print" w:cs="Segoe Print"/>
          <w:snapToGrid w:val="0"/>
          <w:color w:val="000000"/>
          <w:kern w:val="0"/>
          <w:sz w:val="19"/>
          <w:szCs w:val="19"/>
          <w:lang w:val="en-US" w:eastAsia="zh-CN" w:bidi="ar"/>
          <w:rPrChange w:id="90" w:author="hy1729" w:date="2026-03-21T12:18:32Z">
            <w:rPr>
              <w:rFonts w:hint="default" w:ascii="MicrosoftYaHei" w:hAnsi="MicrosoftYaHei" w:eastAsia="MicrosoftYaHei" w:cs="MicrosoftYaHei"/>
              <w:snapToGrid w:val="0"/>
              <w:color w:val="000000"/>
              <w:kern w:val="0"/>
              <w:sz w:val="19"/>
              <w:szCs w:val="19"/>
              <w:lang w:val="en-US" w:eastAsia="zh-CN" w:bidi="ar"/>
            </w:rPr>
          </w:rPrChange>
        </w:rPr>
        <w:t xml:space="preserve">创建节点任务 </w:t>
      </w:r>
    </w:p>
    <w:p w14:paraId="3BA4E6DF">
      <w:pPr>
        <w:keepNext w:val="0"/>
        <w:keepLines w:val="0"/>
        <w:widowControl/>
        <w:suppressLineNumbers w:val="0"/>
        <w:ind w:left="500" w:leftChars="0" w:firstLine="500" w:firstLineChars="0"/>
        <w:jc w:val="left"/>
      </w:pPr>
      <w:r>
        <w:rPr>
          <w:rFonts w:hint="default" w:ascii="Segoe Print" w:hAnsi="Segoe Print" w:eastAsia="Segoe Print" w:cs="Segoe Print"/>
          <w:snapToGrid w:val="0"/>
          <w:color w:val="000000"/>
          <w:kern w:val="0"/>
          <w:sz w:val="19"/>
          <w:szCs w:val="19"/>
          <w:lang w:val="en-US" w:eastAsia="zh-CN" w:bidi="ar"/>
          <w:rPrChange w:id="91" w:author="hy1729" w:date="2026-03-21T12:18:32Z">
            <w:rPr>
              <w:rFonts w:hint="default" w:ascii="MicrosoftYaHei" w:hAnsi="MicrosoftYaHei" w:eastAsia="MicrosoftYaHei" w:cs="MicrosoftYaHei"/>
              <w:snapToGrid w:val="0"/>
              <w:color w:val="000000"/>
              <w:kern w:val="0"/>
              <w:sz w:val="19"/>
              <w:szCs w:val="19"/>
              <w:lang w:val="en-US" w:eastAsia="zh-CN" w:bidi="ar"/>
            </w:rPr>
          </w:rPrChange>
        </w:rPr>
        <w:t xml:space="preserve">初始量化 </w:t>
      </w:r>
    </w:p>
    <w:p w14:paraId="2B9F36B4">
      <w:pPr>
        <w:keepNext w:val="0"/>
        <w:keepLines w:val="0"/>
        <w:widowControl/>
        <w:suppressLineNumbers w:val="0"/>
        <w:ind w:left="500" w:leftChars="0" w:firstLine="500" w:firstLineChars="0"/>
        <w:jc w:val="left"/>
      </w:pPr>
      <w:r>
        <w:rPr>
          <w:rFonts w:hint="default" w:ascii="Segoe Print" w:hAnsi="Segoe Print" w:eastAsia="Segoe Print" w:cs="Segoe Print"/>
          <w:snapToGrid w:val="0"/>
          <w:color w:val="000000"/>
          <w:kern w:val="0"/>
          <w:sz w:val="19"/>
          <w:szCs w:val="19"/>
          <w:lang w:val="en-US" w:eastAsia="zh-CN" w:bidi="ar"/>
          <w:rPrChange w:id="92" w:author="hy1729" w:date="2026-03-21T12:18:32Z">
            <w:rPr>
              <w:rFonts w:hint="default" w:ascii="MicrosoftYaHei" w:hAnsi="MicrosoftYaHei" w:eastAsia="MicrosoftYaHei" w:cs="MicrosoftYaHei"/>
              <w:snapToGrid w:val="0"/>
              <w:color w:val="000000"/>
              <w:kern w:val="0"/>
              <w:sz w:val="19"/>
              <w:szCs w:val="19"/>
              <w:lang w:val="en-US" w:eastAsia="zh-CN" w:bidi="ar"/>
            </w:rPr>
          </w:rPrChange>
        </w:rPr>
        <w:t>迭代求精</w:t>
      </w:r>
    </w:p>
    <w:p w14:paraId="4BBBEA44">
      <w:pPr>
        <w:pStyle w:val="4"/>
        <w:spacing w:before="197" w:line="182" w:lineRule="auto"/>
        <w:ind w:left="2" w:leftChars="0" w:firstLine="500" w:firstLineChars="0"/>
      </w:pPr>
      <w:r>
        <w:rPr>
          <w:b/>
          <w:bCs/>
          <w:color w:val="333333"/>
          <w:spacing w:val="3"/>
        </w:rPr>
        <w:t>硬件侧</w:t>
      </w:r>
      <w:r>
        <w:rPr>
          <w:color w:val="333333"/>
          <w:spacing w:val="3"/>
        </w:rPr>
        <w:t>：</w:t>
      </w:r>
    </w:p>
    <w:p w14:paraId="3813A2D0">
      <w:pPr>
        <w:keepNext w:val="0"/>
        <w:keepLines w:val="0"/>
        <w:widowControl/>
        <w:suppressLineNumbers w:val="0"/>
        <w:ind w:left="500" w:leftChars="0" w:firstLine="500" w:firstLineChars="0"/>
        <w:jc w:val="left"/>
      </w:pPr>
      <w:r>
        <w:rPr>
          <w:rFonts w:ascii="Segoe Print" w:hAnsi="Segoe Print" w:eastAsia="Segoe Print" w:cs="Segoe Print"/>
          <w:snapToGrid w:val="0"/>
          <w:color w:val="000000"/>
          <w:kern w:val="0"/>
          <w:sz w:val="19"/>
          <w:szCs w:val="19"/>
          <w:lang w:val="en-US" w:eastAsia="zh-CN" w:bidi="ar"/>
          <w:rPrChange w:id="93" w:author="hy1729" w:date="2026-03-21T12:18:32Z">
            <w:rPr>
              <w:rFonts w:ascii="MicrosoftYaHei" w:hAnsi="MicrosoftYaHei" w:eastAsia="MicrosoftYaHei" w:cs="MicrosoftYaHei"/>
              <w:snapToGrid w:val="0"/>
              <w:color w:val="000000"/>
              <w:kern w:val="0"/>
              <w:sz w:val="19"/>
              <w:szCs w:val="19"/>
              <w:lang w:val="en-US" w:eastAsia="zh-CN" w:bidi="ar"/>
            </w:rPr>
          </w:rPrChange>
        </w:rPr>
        <w:t xml:space="preserve">任务获取 </w:t>
      </w:r>
    </w:p>
    <w:p w14:paraId="0E0F1D84">
      <w:pPr>
        <w:keepNext w:val="0"/>
        <w:keepLines w:val="0"/>
        <w:widowControl/>
        <w:suppressLineNumbers w:val="0"/>
        <w:ind w:left="500" w:leftChars="0" w:firstLine="500" w:firstLineChars="0"/>
        <w:jc w:val="left"/>
      </w:pPr>
      <w:r>
        <w:rPr>
          <w:rFonts w:ascii="Segoe Print" w:hAnsi="Segoe Print" w:eastAsia="Segoe Print" w:cs="Segoe Print"/>
          <w:snapToGrid w:val="0"/>
          <w:color w:val="000000"/>
          <w:kern w:val="0"/>
          <w:sz w:val="19"/>
          <w:szCs w:val="19"/>
          <w:lang w:val="en-US" w:eastAsia="zh-CN" w:bidi="ar"/>
          <w:rPrChange w:id="94" w:author="hy1729" w:date="2026-03-21T12:18:32Z">
            <w:rPr>
              <w:rFonts w:ascii="OpenSans-Regular" w:hAnsi="OpenSans-Regular" w:eastAsia="OpenSans-Regular" w:cs="OpenSans-Regular"/>
              <w:snapToGrid w:val="0"/>
              <w:color w:val="000000"/>
              <w:kern w:val="0"/>
              <w:sz w:val="19"/>
              <w:szCs w:val="19"/>
              <w:lang w:val="en-US" w:eastAsia="zh-CN" w:bidi="ar"/>
            </w:rPr>
          </w:rPrChange>
        </w:rPr>
        <w:t>buffer</w:t>
      </w:r>
      <w:r>
        <w:rPr>
          <w:rFonts w:hint="default" w:ascii="Segoe Print" w:hAnsi="Segoe Print" w:eastAsia="Segoe Print" w:cs="Segoe Print"/>
          <w:snapToGrid w:val="0"/>
          <w:color w:val="000000"/>
          <w:kern w:val="0"/>
          <w:sz w:val="19"/>
          <w:szCs w:val="19"/>
          <w:lang w:val="en-US" w:eastAsia="zh-CN" w:bidi="ar"/>
          <w:rPrChange w:id="95" w:author="hy1729" w:date="2026-03-21T12:18:32Z">
            <w:rPr>
              <w:rFonts w:hint="default" w:ascii="MicrosoftYaHei" w:hAnsi="MicrosoftYaHei" w:eastAsia="MicrosoftYaHei" w:cs="MicrosoftYaHei"/>
              <w:snapToGrid w:val="0"/>
              <w:color w:val="000000"/>
              <w:kern w:val="0"/>
              <w:sz w:val="19"/>
              <w:szCs w:val="19"/>
              <w:lang w:val="en-US" w:eastAsia="zh-CN" w:bidi="ar"/>
            </w:rPr>
          </w:rPrChange>
        </w:rPr>
        <w:t>管理</w:t>
      </w:r>
      <w:r>
        <w:rPr>
          <w:rFonts w:hint="default" w:ascii="Segoe Print" w:hAnsi="Segoe Print" w:eastAsia="Segoe Print" w:cs="Segoe Print"/>
          <w:snapToGrid w:val="0"/>
          <w:color w:val="000000"/>
          <w:kern w:val="0"/>
          <w:sz w:val="19"/>
          <w:szCs w:val="19"/>
          <w:lang w:val="en-US" w:eastAsia="zh-CN" w:bidi="ar"/>
          <w:rPrChange w:id="96" w:author="hy1729" w:date="2026-03-21T12:18:32Z">
            <w:rPr>
              <w:rFonts w:hint="default" w:ascii="OpenSans-Regular" w:hAnsi="OpenSans-Regular" w:eastAsia="OpenSans-Regular" w:cs="OpenSans-Regular"/>
              <w:snapToGrid w:val="0"/>
              <w:color w:val="000000"/>
              <w:kern w:val="0"/>
              <w:sz w:val="19"/>
              <w:szCs w:val="19"/>
              <w:lang w:val="en-US" w:eastAsia="zh-CN" w:bidi="ar"/>
            </w:rPr>
          </w:rPrChange>
        </w:rPr>
        <w:t>(</w:t>
      </w:r>
      <w:r>
        <w:rPr>
          <w:rFonts w:hint="default" w:ascii="Segoe Print" w:hAnsi="Segoe Print" w:eastAsia="Segoe Print" w:cs="Segoe Print"/>
          <w:snapToGrid w:val="0"/>
          <w:color w:val="000000"/>
          <w:kern w:val="0"/>
          <w:sz w:val="19"/>
          <w:szCs w:val="19"/>
          <w:lang w:val="en-US" w:eastAsia="zh-CN" w:bidi="ar"/>
          <w:rPrChange w:id="97" w:author="hy1729" w:date="2026-03-21T12:18:32Z">
            <w:rPr>
              <w:rFonts w:hint="default" w:ascii="MicrosoftYaHei" w:hAnsi="MicrosoftYaHei" w:eastAsia="MicrosoftYaHei" w:cs="MicrosoftYaHei"/>
              <w:snapToGrid w:val="0"/>
              <w:color w:val="000000"/>
              <w:kern w:val="0"/>
              <w:sz w:val="19"/>
              <w:szCs w:val="19"/>
              <w:lang w:val="en-US" w:eastAsia="zh-CN" w:bidi="ar"/>
            </w:rPr>
          </w:rPrChange>
        </w:rPr>
        <w:t>任务宏观调度</w:t>
      </w:r>
      <w:r>
        <w:rPr>
          <w:rFonts w:hint="default" w:ascii="Segoe Print" w:hAnsi="Segoe Print" w:eastAsia="Segoe Print" w:cs="Segoe Print"/>
          <w:snapToGrid w:val="0"/>
          <w:color w:val="000000"/>
          <w:kern w:val="0"/>
          <w:sz w:val="19"/>
          <w:szCs w:val="19"/>
          <w:lang w:val="en-US" w:eastAsia="zh-CN" w:bidi="ar"/>
          <w:rPrChange w:id="98" w:author="hy1729" w:date="2026-03-21T12:18:32Z">
            <w:rPr>
              <w:rFonts w:hint="default" w:ascii="OpenSans-Regular" w:hAnsi="OpenSans-Regular" w:eastAsia="OpenSans-Regular" w:cs="OpenSans-Regular"/>
              <w:snapToGrid w:val="0"/>
              <w:color w:val="000000"/>
              <w:kern w:val="0"/>
              <w:sz w:val="19"/>
              <w:szCs w:val="19"/>
              <w:lang w:val="en-US" w:eastAsia="zh-CN" w:bidi="ar"/>
            </w:rPr>
          </w:rPrChange>
        </w:rPr>
        <w:t>)</w:t>
      </w:r>
    </w:p>
    <w:p w14:paraId="2AC13078">
      <w:pPr>
        <w:keepNext w:val="0"/>
        <w:keepLines w:val="0"/>
        <w:widowControl/>
        <w:suppressLineNumbers w:val="0"/>
        <w:ind w:left="500" w:leftChars="0" w:firstLine="500" w:firstLineChars="0"/>
        <w:jc w:val="left"/>
      </w:pPr>
      <w:r>
        <w:rPr>
          <w:rFonts w:hint="default" w:ascii="Segoe Print" w:hAnsi="Segoe Print" w:eastAsia="Segoe Print" w:cs="Segoe Print"/>
          <w:snapToGrid w:val="0"/>
          <w:color w:val="000000"/>
          <w:kern w:val="0"/>
          <w:sz w:val="19"/>
          <w:szCs w:val="19"/>
          <w:lang w:val="en-US" w:eastAsia="zh-CN" w:bidi="ar"/>
          <w:rPrChange w:id="99" w:author="hy1729" w:date="2026-03-21T12:18:32Z">
            <w:rPr>
              <w:rFonts w:hint="default" w:ascii="MicrosoftYaHei" w:hAnsi="MicrosoftYaHei" w:eastAsia="MicrosoftYaHei" w:cs="MicrosoftYaHei"/>
              <w:snapToGrid w:val="0"/>
              <w:color w:val="000000"/>
              <w:kern w:val="0"/>
              <w:sz w:val="19"/>
              <w:szCs w:val="19"/>
              <w:lang w:val="en-US" w:eastAsia="zh-CN" w:bidi="ar"/>
            </w:rPr>
          </w:rPrChange>
        </w:rPr>
        <w:t>节点内调度</w:t>
      </w:r>
      <w:r>
        <w:rPr>
          <w:rFonts w:hint="default" w:ascii="Segoe Print" w:hAnsi="Segoe Print" w:eastAsia="Segoe Print" w:cs="Segoe Print"/>
          <w:snapToGrid w:val="0"/>
          <w:color w:val="000000"/>
          <w:kern w:val="0"/>
          <w:sz w:val="19"/>
          <w:szCs w:val="19"/>
          <w:lang w:val="en-US" w:eastAsia="zh-CN" w:bidi="ar"/>
          <w:rPrChange w:id="100" w:author="hy1729" w:date="2026-03-21T12:18:32Z">
            <w:rPr>
              <w:rFonts w:hint="default" w:ascii="OpenSans-Regular" w:hAnsi="OpenSans-Regular" w:eastAsia="OpenSans-Regular" w:cs="OpenSans-Regular"/>
              <w:snapToGrid w:val="0"/>
              <w:color w:val="000000"/>
              <w:kern w:val="0"/>
              <w:sz w:val="19"/>
              <w:szCs w:val="19"/>
              <w:lang w:val="en-US" w:eastAsia="zh-CN" w:bidi="ar"/>
            </w:rPr>
          </w:rPrChange>
        </w:rPr>
        <w:t>(</w:t>
      </w:r>
      <w:r>
        <w:rPr>
          <w:rFonts w:hint="default" w:ascii="Segoe Print" w:hAnsi="Segoe Print" w:eastAsia="Segoe Print" w:cs="Segoe Print"/>
          <w:snapToGrid w:val="0"/>
          <w:color w:val="000000"/>
          <w:kern w:val="0"/>
          <w:sz w:val="19"/>
          <w:szCs w:val="19"/>
          <w:lang w:val="en-US" w:eastAsia="zh-CN" w:bidi="ar"/>
          <w:rPrChange w:id="101" w:author="hy1729" w:date="2026-03-21T12:18:32Z">
            <w:rPr>
              <w:rFonts w:hint="default" w:ascii="MicrosoftYaHei" w:hAnsi="MicrosoftYaHei" w:eastAsia="MicrosoftYaHei" w:cs="MicrosoftYaHei"/>
              <w:snapToGrid w:val="0"/>
              <w:color w:val="000000"/>
              <w:kern w:val="0"/>
              <w:sz w:val="19"/>
              <w:szCs w:val="19"/>
              <w:lang w:val="en-US" w:eastAsia="zh-CN" w:bidi="ar"/>
            </w:rPr>
          </w:rPrChange>
        </w:rPr>
        <w:t>任务微观调度</w:t>
      </w:r>
      <w:r>
        <w:rPr>
          <w:rFonts w:hint="default" w:ascii="Segoe Print" w:hAnsi="Segoe Print" w:eastAsia="Segoe Print" w:cs="Segoe Print"/>
          <w:snapToGrid w:val="0"/>
          <w:color w:val="000000"/>
          <w:kern w:val="0"/>
          <w:sz w:val="19"/>
          <w:szCs w:val="19"/>
          <w:lang w:val="en-US" w:eastAsia="zh-CN" w:bidi="ar"/>
          <w:rPrChange w:id="102" w:author="hy1729" w:date="2026-03-21T12:18:32Z">
            <w:rPr>
              <w:rFonts w:hint="default" w:ascii="OpenSans-Regular" w:hAnsi="OpenSans-Regular" w:eastAsia="OpenSans-Regular" w:cs="OpenSans-Regular"/>
              <w:snapToGrid w:val="0"/>
              <w:color w:val="000000"/>
              <w:kern w:val="0"/>
              <w:sz w:val="19"/>
              <w:szCs w:val="19"/>
              <w:lang w:val="en-US" w:eastAsia="zh-CN" w:bidi="ar"/>
            </w:rPr>
          </w:rPrChange>
        </w:rPr>
        <w:t>)</w:t>
      </w:r>
    </w:p>
    <w:p w14:paraId="3758492A">
      <w:pPr>
        <w:keepNext w:val="0"/>
        <w:keepLines w:val="0"/>
        <w:widowControl/>
        <w:suppressLineNumbers w:val="0"/>
        <w:ind w:left="500" w:leftChars="0" w:firstLine="500" w:firstLineChars="0"/>
        <w:jc w:val="left"/>
      </w:pPr>
      <w:r>
        <w:rPr>
          <w:rFonts w:hint="default" w:ascii="Segoe Print" w:hAnsi="Segoe Print" w:eastAsia="Segoe Print" w:cs="Segoe Print"/>
          <w:snapToGrid w:val="0"/>
          <w:color w:val="000000"/>
          <w:kern w:val="0"/>
          <w:sz w:val="19"/>
          <w:szCs w:val="19"/>
          <w:lang w:val="en-US" w:eastAsia="zh-CN" w:bidi="ar"/>
          <w:rPrChange w:id="103" w:author="hy1729" w:date="2026-03-21T12:18:32Z">
            <w:rPr>
              <w:rFonts w:hint="default" w:ascii="MicrosoftYaHei" w:hAnsi="MicrosoftYaHei" w:eastAsia="MicrosoftYaHei" w:cs="MicrosoftYaHei"/>
              <w:snapToGrid w:val="0"/>
              <w:color w:val="000000"/>
              <w:kern w:val="0"/>
              <w:sz w:val="19"/>
              <w:szCs w:val="19"/>
              <w:lang w:val="en-US" w:eastAsia="zh-CN" w:bidi="ar"/>
            </w:rPr>
          </w:rPrChange>
        </w:rPr>
        <w:t xml:space="preserve">主元选择与置换 </w:t>
      </w:r>
    </w:p>
    <w:p w14:paraId="7FDA9DF9">
      <w:pPr>
        <w:keepNext w:val="0"/>
        <w:keepLines w:val="0"/>
        <w:widowControl/>
        <w:suppressLineNumbers w:val="0"/>
        <w:ind w:left="500" w:leftChars="0" w:firstLine="500" w:firstLineChars="0"/>
        <w:jc w:val="left"/>
      </w:pPr>
      <w:r>
        <w:rPr>
          <w:rFonts w:hint="default" w:ascii="Segoe Print" w:hAnsi="Segoe Print" w:eastAsia="Segoe Print" w:cs="Segoe Print"/>
          <w:snapToGrid w:val="0"/>
          <w:color w:val="000000"/>
          <w:kern w:val="0"/>
          <w:sz w:val="19"/>
          <w:szCs w:val="19"/>
          <w:lang w:val="en-US" w:eastAsia="zh-CN" w:bidi="ar"/>
          <w:rPrChange w:id="104" w:author="hy1729" w:date="2026-03-21T12:18:32Z">
            <w:rPr>
              <w:rFonts w:hint="default" w:ascii="MicrosoftYaHei" w:hAnsi="MicrosoftYaHei" w:eastAsia="MicrosoftYaHei" w:cs="MicrosoftYaHei"/>
              <w:snapToGrid w:val="0"/>
              <w:color w:val="000000"/>
              <w:kern w:val="0"/>
              <w:sz w:val="19"/>
              <w:szCs w:val="19"/>
              <w:lang w:val="en-US" w:eastAsia="zh-CN" w:bidi="ar"/>
            </w:rPr>
          </w:rPrChange>
        </w:rPr>
        <w:t xml:space="preserve">分解与更新 </w:t>
      </w:r>
    </w:p>
    <w:p w14:paraId="0C4BFBD8">
      <w:pPr>
        <w:keepNext w:val="0"/>
        <w:keepLines w:val="0"/>
        <w:widowControl/>
        <w:suppressLineNumbers w:val="0"/>
        <w:ind w:left="500" w:leftChars="0" w:firstLine="500" w:firstLineChars="0"/>
        <w:jc w:val="left"/>
      </w:pPr>
      <w:r>
        <w:rPr>
          <w:rFonts w:hint="default" w:ascii="Segoe Print" w:hAnsi="Segoe Print" w:eastAsia="Segoe Print" w:cs="Segoe Print"/>
          <w:snapToGrid w:val="0"/>
          <w:color w:val="000000"/>
          <w:kern w:val="0"/>
          <w:sz w:val="19"/>
          <w:szCs w:val="19"/>
          <w:lang w:val="en-US" w:eastAsia="zh-CN" w:bidi="ar"/>
          <w:rPrChange w:id="105" w:author="hy1729" w:date="2026-03-21T12:18:32Z">
            <w:rPr>
              <w:rFonts w:hint="default" w:ascii="OpenSans-Regular" w:hAnsi="OpenSans-Regular" w:eastAsia="OpenSans-Regular" w:cs="OpenSans-Regular"/>
              <w:snapToGrid w:val="0"/>
              <w:color w:val="000000"/>
              <w:kern w:val="0"/>
              <w:sz w:val="19"/>
              <w:szCs w:val="19"/>
              <w:lang w:val="en-US" w:eastAsia="zh-CN" w:bidi="ar"/>
            </w:rPr>
          </w:rPrChange>
        </w:rPr>
        <w:t>update</w:t>
      </w:r>
      <w:r>
        <w:rPr>
          <w:rFonts w:hint="default" w:ascii="Segoe Print" w:hAnsi="Segoe Print" w:eastAsia="Segoe Print" w:cs="Segoe Print"/>
          <w:snapToGrid w:val="0"/>
          <w:color w:val="000000"/>
          <w:kern w:val="0"/>
          <w:sz w:val="19"/>
          <w:szCs w:val="19"/>
          <w:lang w:val="en-US" w:eastAsia="zh-CN" w:bidi="ar"/>
          <w:rPrChange w:id="106" w:author="hy1729" w:date="2026-03-21T12:18:32Z">
            <w:rPr>
              <w:rFonts w:hint="default" w:ascii="MicrosoftYaHei" w:hAnsi="MicrosoftYaHei" w:eastAsia="MicrosoftYaHei" w:cs="MicrosoftYaHei"/>
              <w:snapToGrid w:val="0"/>
              <w:color w:val="000000"/>
              <w:kern w:val="0"/>
              <w:sz w:val="19"/>
              <w:szCs w:val="19"/>
              <w:lang w:val="en-US" w:eastAsia="zh-CN" w:bidi="ar"/>
            </w:rPr>
          </w:rPrChange>
        </w:rPr>
        <w:t>矩阵写回</w:t>
      </w:r>
    </w:p>
    <w:p w14:paraId="356869B2">
      <w:pPr>
        <w:pStyle w:val="4"/>
        <w:spacing w:before="224" w:line="180" w:lineRule="auto"/>
        <w:ind w:left="8" w:leftChars="0" w:firstLine="500" w:firstLineChars="0"/>
        <w:outlineLvl w:val="1"/>
        <w:rPr>
          <w:rFonts w:hint="default" w:eastAsia="宋体"/>
          <w:sz w:val="24"/>
          <w:szCs w:val="24"/>
          <w:lang w:val="en-US" w:eastAsia="zh-CN"/>
          <w:rPrChange w:id="107" w:author="hy1729" w:date="2026-03-21T12:18:32Z">
            <w:rPr>
              <w:rFonts w:hint="default" w:eastAsia="Noto Sans CJK JP"/>
              <w:sz w:val="24"/>
              <w:szCs w:val="24"/>
              <w:lang w:val="en-US" w:eastAsia="zh-CN"/>
            </w:rPr>
          </w:rPrChange>
        </w:rPr>
      </w:pPr>
      <w:r>
        <w:rPr>
          <w:rFonts w:ascii="Segoe Print" w:hAnsi="Segoe Print" w:eastAsia="Segoe Print" w:cs="Segoe Print"/>
          <w:b/>
          <w:bCs/>
          <w:color w:val="333333"/>
          <w:spacing w:val="9"/>
          <w:sz w:val="24"/>
          <w:szCs w:val="24"/>
          <w:rPrChange w:id="108" w:author="hy1729" w:date="2026-03-21T12:18:32Z">
            <w:rPr>
              <w:rFonts w:ascii="Liberation Sans Narrow" w:hAnsi="Liberation Sans Narrow" w:eastAsia="Liberation Sans Narrow" w:cs="Liberation Sans Narrow"/>
              <w:b/>
              <w:bCs/>
              <w:color w:val="333333"/>
              <w:spacing w:val="9"/>
              <w:sz w:val="24"/>
              <w:szCs w:val="24"/>
            </w:rPr>
          </w:rPrChange>
        </w:rPr>
        <w:t xml:space="preserve">3.3 </w:t>
      </w:r>
      <w:r>
        <w:rPr>
          <w:b/>
          <w:bCs/>
          <w:color w:val="333333"/>
          <w:spacing w:val="9"/>
          <w:sz w:val="24"/>
          <w:szCs w:val="24"/>
        </w:rPr>
        <w:t>控制流与数据流</w:t>
      </w:r>
      <w:ins w:id="109" w:author="何安平" w:date="2026-03-17T18:38:55Z">
        <w:r>
          <w:rPr>
            <w:rFonts w:hint="eastAsia"/>
            <w:b/>
            <w:bCs/>
            <w:color w:val="333333"/>
            <w:spacing w:val="9"/>
            <w:sz w:val="24"/>
            <w:szCs w:val="24"/>
            <w:lang w:eastAsia="zh-CN"/>
          </w:rPr>
          <w:t>（</w:t>
        </w:r>
      </w:ins>
      <w:ins w:id="110" w:author="何安平" w:date="2026-03-17T18:38:57Z">
        <w:r>
          <w:rPr>
            <w:rFonts w:hint="eastAsia"/>
            <w:b/>
            <w:bCs/>
            <w:color w:val="333333"/>
            <w:spacing w:val="9"/>
            <w:sz w:val="24"/>
            <w:szCs w:val="24"/>
            <w:lang w:eastAsia="zh-CN"/>
          </w:rPr>
          <w:t>融入到</w:t>
        </w:r>
      </w:ins>
      <w:ins w:id="111" w:author="何安平" w:date="2026-03-17T18:38:58Z">
        <w:r>
          <w:rPr>
            <w:rFonts w:hint="eastAsia"/>
            <w:b/>
            <w:bCs/>
            <w:color w:val="333333"/>
            <w:spacing w:val="9"/>
            <w:sz w:val="24"/>
            <w:szCs w:val="24"/>
            <w:lang w:val="en-US" w:eastAsia="zh-CN"/>
          </w:rPr>
          <w:t>3.2</w:t>
        </w:r>
      </w:ins>
      <w:ins w:id="112" w:author="何安平" w:date="2026-03-17T18:38:59Z">
        <w:r>
          <w:rPr>
            <w:rFonts w:hint="eastAsia"/>
            <w:b/>
            <w:bCs/>
            <w:color w:val="333333"/>
            <w:spacing w:val="9"/>
            <w:sz w:val="24"/>
            <w:szCs w:val="24"/>
            <w:lang w:val="en-US" w:eastAsia="zh-CN"/>
          </w:rPr>
          <w:t>）</w:t>
        </w:r>
      </w:ins>
    </w:p>
    <w:p w14:paraId="2D4DA1AD">
      <w:pPr>
        <w:keepNext w:val="0"/>
        <w:keepLines w:val="0"/>
        <w:widowControl/>
        <w:suppressLineNumbers w:val="0"/>
        <w:ind w:left="500" w:leftChars="0" w:firstLine="500" w:firstLineChars="0"/>
        <w:jc w:val="left"/>
      </w:pPr>
      <w:r>
        <w:rPr>
          <w:rFonts w:ascii="Segoe Print" w:hAnsi="Segoe Print" w:eastAsia="Segoe Print" w:cs="Segoe Print"/>
          <w:snapToGrid w:val="0"/>
          <w:color w:val="000000"/>
          <w:kern w:val="0"/>
          <w:sz w:val="19"/>
          <w:szCs w:val="19"/>
          <w:lang w:val="en-US" w:eastAsia="zh-CN" w:bidi="ar"/>
          <w:rPrChange w:id="113" w:author="hy1729" w:date="2026-03-21T12:18:32Z">
            <w:rPr>
              <w:rFonts w:ascii="OpenSans-Regular" w:hAnsi="OpenSans-Regular" w:eastAsia="OpenSans-Regular" w:cs="OpenSans-Regular"/>
              <w:snapToGrid w:val="0"/>
              <w:color w:val="000000"/>
              <w:kern w:val="0"/>
              <w:sz w:val="19"/>
              <w:szCs w:val="19"/>
              <w:lang w:val="en-US" w:eastAsia="zh-CN" w:bidi="ar"/>
            </w:rPr>
          </w:rPrChange>
        </w:rPr>
        <w:t xml:space="preserve">Node_Task </w:t>
      </w:r>
      <w:r>
        <w:rPr>
          <w:rFonts w:ascii="Segoe Print" w:hAnsi="Segoe Print" w:eastAsia="Segoe Print" w:cs="Segoe Print"/>
          <w:snapToGrid w:val="0"/>
          <w:color w:val="000000"/>
          <w:kern w:val="0"/>
          <w:sz w:val="19"/>
          <w:szCs w:val="19"/>
          <w:lang w:val="en-US" w:eastAsia="zh-CN" w:bidi="ar"/>
          <w:rPrChange w:id="114" w:author="hy1729" w:date="2026-03-21T12:18:32Z">
            <w:rPr>
              <w:rFonts w:ascii="MicrosoftYaHei" w:hAnsi="MicrosoftYaHei" w:eastAsia="MicrosoftYaHei" w:cs="MicrosoftYaHei"/>
              <w:snapToGrid w:val="0"/>
              <w:color w:val="000000"/>
              <w:kern w:val="0"/>
              <w:sz w:val="19"/>
              <w:szCs w:val="19"/>
              <w:lang w:val="en-US" w:eastAsia="zh-CN" w:bidi="ar"/>
            </w:rPr>
          </w:rPrChange>
        </w:rPr>
        <w:t>从软件到硬件的流动</w:t>
      </w:r>
    </w:p>
    <w:p w14:paraId="171442B7">
      <w:pPr>
        <w:keepNext w:val="0"/>
        <w:keepLines w:val="0"/>
        <w:widowControl/>
        <w:suppressLineNumbers w:val="0"/>
        <w:ind w:left="500" w:leftChars="0" w:firstLine="500" w:firstLineChars="0"/>
        <w:jc w:val="left"/>
      </w:pPr>
      <w:r>
        <w:rPr>
          <w:rFonts w:hint="default" w:ascii="Segoe Print" w:hAnsi="Segoe Print" w:eastAsia="Segoe Print" w:cs="Segoe Print"/>
          <w:snapToGrid w:val="0"/>
          <w:color w:val="000000"/>
          <w:kern w:val="0"/>
          <w:sz w:val="19"/>
          <w:szCs w:val="19"/>
          <w:lang w:val="en-US" w:eastAsia="zh-CN" w:bidi="ar"/>
          <w:rPrChange w:id="115" w:author="hy1729" w:date="2026-03-21T12:18:32Z">
            <w:rPr>
              <w:rFonts w:hint="default" w:ascii="OpenSans-Regular" w:hAnsi="OpenSans-Regular" w:eastAsia="OpenSans-Regular" w:cs="OpenSans-Regular"/>
              <w:snapToGrid w:val="0"/>
              <w:color w:val="000000"/>
              <w:kern w:val="0"/>
              <w:sz w:val="19"/>
              <w:szCs w:val="19"/>
              <w:lang w:val="en-US" w:eastAsia="zh-CN" w:bidi="ar"/>
            </w:rPr>
          </w:rPrChange>
        </w:rPr>
        <w:t>frontal</w:t>
      </w:r>
      <w:r>
        <w:rPr>
          <w:rFonts w:hint="default" w:ascii="Segoe Print" w:hAnsi="Segoe Print" w:eastAsia="Segoe Print" w:cs="Segoe Print"/>
          <w:snapToGrid w:val="0"/>
          <w:color w:val="000000"/>
          <w:kern w:val="0"/>
          <w:sz w:val="19"/>
          <w:szCs w:val="19"/>
          <w:lang w:val="en-US" w:eastAsia="zh-CN" w:bidi="ar"/>
          <w:rPrChange w:id="116" w:author="hy1729" w:date="2026-03-21T12:18:32Z">
            <w:rPr>
              <w:rFonts w:hint="default" w:ascii="MicrosoftYaHei" w:hAnsi="MicrosoftYaHei" w:eastAsia="MicrosoftYaHei" w:cs="MicrosoftYaHei"/>
              <w:snapToGrid w:val="0"/>
              <w:color w:val="000000"/>
              <w:kern w:val="0"/>
              <w:sz w:val="19"/>
              <w:szCs w:val="19"/>
              <w:lang w:val="en-US" w:eastAsia="zh-CN" w:bidi="ar"/>
            </w:rPr>
          </w:rPrChange>
        </w:rPr>
        <w:t xml:space="preserve">数据装载与计算 </w:t>
      </w:r>
    </w:p>
    <w:p w14:paraId="17745988">
      <w:pPr>
        <w:keepNext w:val="0"/>
        <w:keepLines w:val="0"/>
        <w:widowControl/>
        <w:suppressLineNumbers w:val="0"/>
        <w:ind w:left="500" w:leftChars="0" w:firstLine="500" w:firstLineChars="0"/>
        <w:jc w:val="left"/>
      </w:pPr>
      <w:r>
        <w:rPr>
          <w:rFonts w:hint="default" w:ascii="Segoe Print" w:hAnsi="Segoe Print" w:eastAsia="Segoe Print" w:cs="Segoe Print"/>
          <w:snapToGrid w:val="0"/>
          <w:color w:val="000000"/>
          <w:kern w:val="0"/>
          <w:sz w:val="19"/>
          <w:szCs w:val="19"/>
          <w:lang w:val="en-US" w:eastAsia="zh-CN" w:bidi="ar"/>
          <w:rPrChange w:id="117" w:author="hy1729" w:date="2026-03-21T12:18:32Z">
            <w:rPr>
              <w:rFonts w:hint="default" w:ascii="OpenSans-Regular" w:hAnsi="OpenSans-Regular" w:eastAsia="OpenSans-Regular" w:cs="OpenSans-Regular"/>
              <w:snapToGrid w:val="0"/>
              <w:color w:val="000000"/>
              <w:kern w:val="0"/>
              <w:sz w:val="19"/>
              <w:szCs w:val="19"/>
              <w:lang w:val="en-US" w:eastAsia="zh-CN" w:bidi="ar"/>
            </w:rPr>
          </w:rPrChange>
        </w:rPr>
        <w:t xml:space="preserve">update </w:t>
      </w:r>
      <w:r>
        <w:rPr>
          <w:rFonts w:hint="default" w:ascii="Segoe Print" w:hAnsi="Segoe Print" w:eastAsia="Segoe Print" w:cs="Segoe Print"/>
          <w:snapToGrid w:val="0"/>
          <w:color w:val="000000"/>
          <w:kern w:val="0"/>
          <w:sz w:val="19"/>
          <w:szCs w:val="19"/>
          <w:lang w:val="en-US" w:eastAsia="zh-CN" w:bidi="ar"/>
          <w:rPrChange w:id="118" w:author="hy1729" w:date="2026-03-21T12:18:32Z">
            <w:rPr>
              <w:rFonts w:hint="default" w:ascii="MicrosoftYaHei" w:hAnsi="MicrosoftYaHei" w:eastAsia="MicrosoftYaHei" w:cs="MicrosoftYaHei"/>
              <w:snapToGrid w:val="0"/>
              <w:color w:val="000000"/>
              <w:kern w:val="0"/>
              <w:sz w:val="19"/>
              <w:szCs w:val="19"/>
              <w:lang w:val="en-US" w:eastAsia="zh-CN" w:bidi="ar"/>
            </w:rPr>
          </w:rPrChange>
        </w:rPr>
        <w:t xml:space="preserve">写回父节点 </w:t>
      </w:r>
    </w:p>
    <w:p w14:paraId="1B32D297">
      <w:pPr>
        <w:keepNext w:val="0"/>
        <w:keepLines w:val="0"/>
        <w:widowControl/>
        <w:suppressLineNumbers w:val="0"/>
        <w:ind w:left="500" w:leftChars="0" w:firstLine="500" w:firstLineChars="0"/>
        <w:jc w:val="left"/>
      </w:pPr>
      <w:r>
        <w:rPr>
          <w:rFonts w:hint="default" w:ascii="Segoe Print" w:hAnsi="Segoe Print" w:eastAsia="Segoe Print" w:cs="Segoe Print"/>
          <w:snapToGrid w:val="0"/>
          <w:color w:val="000000"/>
          <w:kern w:val="0"/>
          <w:sz w:val="19"/>
          <w:szCs w:val="19"/>
          <w:lang w:val="en-US" w:eastAsia="zh-CN" w:bidi="ar"/>
          <w:rPrChange w:id="119" w:author="hy1729" w:date="2026-03-21T12:18:32Z">
            <w:rPr>
              <w:rFonts w:hint="default" w:ascii="MicrosoftYaHei" w:hAnsi="MicrosoftYaHei" w:eastAsia="MicrosoftYaHei" w:cs="MicrosoftYaHei"/>
              <w:snapToGrid w:val="0"/>
              <w:color w:val="000000"/>
              <w:kern w:val="0"/>
              <w:sz w:val="19"/>
              <w:szCs w:val="19"/>
              <w:lang w:val="en-US" w:eastAsia="zh-CN" w:bidi="ar"/>
            </w:rPr>
          </w:rPrChange>
        </w:rPr>
        <w:t>分解因子的写回</w:t>
      </w:r>
    </w:p>
    <w:p w14:paraId="02E49DC8">
      <w:pPr>
        <w:pStyle w:val="4"/>
        <w:spacing w:before="227" w:line="179" w:lineRule="auto"/>
        <w:ind w:left="8" w:leftChars="0" w:firstLine="500" w:firstLineChars="0"/>
        <w:outlineLvl w:val="1"/>
        <w:rPr>
          <w:rFonts w:hint="default" w:eastAsia="宋体"/>
          <w:sz w:val="24"/>
          <w:szCs w:val="24"/>
          <w:lang w:val="en-US" w:eastAsia="zh-CN"/>
          <w:rPrChange w:id="120" w:author="hy1729" w:date="2026-03-21T12:18:32Z">
            <w:rPr>
              <w:rFonts w:hint="default" w:eastAsia="Noto Sans CJK JP"/>
              <w:sz w:val="24"/>
              <w:szCs w:val="24"/>
              <w:lang w:val="en-US" w:eastAsia="zh-CN"/>
            </w:rPr>
          </w:rPrChange>
        </w:rPr>
      </w:pPr>
      <w:r>
        <w:rPr>
          <w:rFonts w:ascii="Segoe Print" w:hAnsi="Segoe Print" w:eastAsia="Segoe Print" w:cs="Segoe Print"/>
          <w:b/>
          <w:bCs/>
          <w:color w:val="333333"/>
          <w:spacing w:val="8"/>
          <w:sz w:val="24"/>
          <w:szCs w:val="24"/>
          <w:rPrChange w:id="121" w:author="hy1729" w:date="2026-03-21T12:18:32Z">
            <w:rPr>
              <w:rFonts w:ascii="Liberation Sans Narrow" w:hAnsi="Liberation Sans Narrow" w:eastAsia="Liberation Sans Narrow" w:cs="Liberation Sans Narrow"/>
              <w:b/>
              <w:bCs/>
              <w:color w:val="333333"/>
              <w:spacing w:val="8"/>
              <w:sz w:val="24"/>
              <w:szCs w:val="24"/>
            </w:rPr>
          </w:rPrChange>
        </w:rPr>
        <w:t>3.4</w:t>
      </w:r>
      <w:del w:id="122" w:author="何安平" w:date="2026-03-17T18:40:01Z">
        <w:r>
          <w:rPr>
            <w:b/>
            <w:bCs/>
            <w:color w:val="333333"/>
            <w:spacing w:val="8"/>
            <w:sz w:val="24"/>
            <w:szCs w:val="24"/>
          </w:rPr>
          <w:delText>关键数据结构</w:delText>
        </w:r>
      </w:del>
      <w:ins w:id="123" w:author="何安平" w:date="2026-03-17T18:40:01Z">
        <w:r>
          <w:rPr>
            <w:rFonts w:hint="eastAsia"/>
            <w:b/>
            <w:bCs/>
            <w:color w:val="333333"/>
            <w:spacing w:val="8"/>
            <w:sz w:val="24"/>
            <w:szCs w:val="24"/>
            <w:lang w:eastAsia="zh-CN"/>
          </w:rPr>
          <w:t>模型</w:t>
        </w:r>
      </w:ins>
      <w:ins w:id="124" w:author="何安平" w:date="2026-03-17T18:40:02Z">
        <w:r>
          <w:rPr>
            <w:rFonts w:hint="eastAsia"/>
            <w:b/>
            <w:bCs/>
            <w:color w:val="333333"/>
            <w:spacing w:val="8"/>
            <w:sz w:val="24"/>
            <w:szCs w:val="24"/>
            <w:lang w:eastAsia="zh-CN"/>
          </w:rPr>
          <w:t>与</w:t>
        </w:r>
      </w:ins>
      <w:ins w:id="125" w:author="何安平" w:date="2026-03-17T18:40:03Z">
        <w:r>
          <w:rPr>
            <w:rFonts w:hint="eastAsia"/>
            <w:b/>
            <w:bCs/>
            <w:color w:val="333333"/>
            <w:spacing w:val="8"/>
            <w:sz w:val="24"/>
            <w:szCs w:val="24"/>
            <w:lang w:eastAsia="zh-CN"/>
          </w:rPr>
          <w:t>结构</w:t>
        </w:r>
      </w:ins>
      <w:del w:id="126" w:author="何安平" w:date="2026-03-17T18:37:30Z">
        <w:r>
          <w:rPr>
            <w:b/>
            <w:bCs/>
            <w:color w:val="333333"/>
            <w:spacing w:val="8"/>
            <w:sz w:val="24"/>
            <w:szCs w:val="24"/>
          </w:rPr>
          <w:delText>设计</w:delText>
        </w:r>
      </w:del>
      <w:ins w:id="127" w:author="何安平" w:date="2026-03-17T18:39:40Z">
        <w:r>
          <w:rPr>
            <w:rFonts w:hint="eastAsia"/>
            <w:b/>
            <w:bCs/>
            <w:color w:val="333333"/>
            <w:spacing w:val="8"/>
            <w:sz w:val="24"/>
            <w:szCs w:val="24"/>
            <w:lang w:eastAsia="zh-CN"/>
          </w:rPr>
          <w:t>（</w:t>
        </w:r>
      </w:ins>
      <w:ins w:id="128" w:author="何安平" w:date="2026-03-17T18:39:41Z">
        <w:r>
          <w:rPr>
            <w:rFonts w:hint="eastAsia"/>
            <w:b/>
            <w:bCs/>
            <w:color w:val="333333"/>
            <w:spacing w:val="8"/>
            <w:sz w:val="24"/>
            <w:szCs w:val="24"/>
            <w:lang w:val="en-US" w:eastAsia="zh-CN"/>
          </w:rPr>
          <w:t>3.1</w:t>
        </w:r>
      </w:ins>
      <w:ins w:id="129" w:author="何安平" w:date="2026-03-17T18:39:44Z">
        <w:r>
          <w:rPr>
            <w:rFonts w:hint="eastAsia"/>
            <w:b/>
            <w:bCs/>
            <w:color w:val="333333"/>
            <w:spacing w:val="8"/>
            <w:sz w:val="24"/>
            <w:szCs w:val="24"/>
            <w:lang w:val="en-US" w:eastAsia="zh-CN"/>
          </w:rPr>
          <w:t>之后</w:t>
        </w:r>
      </w:ins>
      <w:ins w:id="130" w:author="何安平" w:date="2026-03-17T18:39:45Z">
        <w:r>
          <w:rPr>
            <w:rFonts w:hint="eastAsia"/>
            <w:b/>
            <w:bCs/>
            <w:color w:val="333333"/>
            <w:spacing w:val="8"/>
            <w:sz w:val="24"/>
            <w:szCs w:val="24"/>
            <w:lang w:val="en-US" w:eastAsia="zh-CN"/>
          </w:rPr>
          <w:t>写</w:t>
        </w:r>
      </w:ins>
      <w:ins w:id="131" w:author="何安平" w:date="2026-03-17T18:39:49Z">
        <w:r>
          <w:rPr>
            <w:rFonts w:hint="eastAsia"/>
            <w:b/>
            <w:bCs/>
            <w:color w:val="333333"/>
            <w:spacing w:val="8"/>
            <w:sz w:val="24"/>
            <w:szCs w:val="24"/>
            <w:lang w:val="en-US" w:eastAsia="zh-CN"/>
          </w:rPr>
          <w:t>这些内容</w:t>
        </w:r>
      </w:ins>
      <w:ins w:id="132" w:author="何安平" w:date="2026-03-17T18:40:25Z">
        <w:r>
          <w:rPr>
            <w:rFonts w:hint="eastAsia"/>
            <w:b/>
            <w:bCs/>
            <w:color w:val="333333"/>
            <w:spacing w:val="8"/>
            <w:sz w:val="24"/>
            <w:szCs w:val="24"/>
            <w:lang w:val="en-US" w:eastAsia="zh-CN"/>
          </w:rPr>
          <w:t>，</w:t>
        </w:r>
      </w:ins>
      <w:ins w:id="133" w:author="何安平" w:date="2026-03-17T18:40:26Z">
        <w:r>
          <w:rPr>
            <w:rFonts w:hint="eastAsia"/>
            <w:b/>
            <w:bCs/>
            <w:color w:val="333333"/>
            <w:spacing w:val="8"/>
            <w:sz w:val="24"/>
            <w:szCs w:val="24"/>
            <w:lang w:val="en-US" w:eastAsia="zh-CN"/>
          </w:rPr>
          <w:t>3.2</w:t>
        </w:r>
      </w:ins>
      <w:ins w:id="134" w:author="何安平" w:date="2026-03-17T18:40:29Z">
        <w:r>
          <w:rPr>
            <w:rFonts w:hint="eastAsia"/>
            <w:b/>
            <w:bCs/>
            <w:color w:val="333333"/>
            <w:spacing w:val="8"/>
            <w:sz w:val="24"/>
            <w:szCs w:val="24"/>
            <w:lang w:val="en-US" w:eastAsia="zh-CN"/>
          </w:rPr>
          <w:t>软件侧</w:t>
        </w:r>
      </w:ins>
      <w:ins w:id="135" w:author="何安平" w:date="2026-03-17T18:40:30Z">
        <w:r>
          <w:rPr>
            <w:rFonts w:hint="eastAsia"/>
            <w:b/>
            <w:bCs/>
            <w:color w:val="333333"/>
            <w:spacing w:val="8"/>
            <w:sz w:val="24"/>
            <w:szCs w:val="24"/>
            <w:lang w:val="en-US" w:eastAsia="zh-CN"/>
          </w:rPr>
          <w:t>部分</w:t>
        </w:r>
      </w:ins>
      <w:ins w:id="136" w:author="何安平" w:date="2026-03-17T18:40:31Z">
        <w:r>
          <w:rPr>
            <w:rFonts w:hint="eastAsia"/>
            <w:b/>
            <w:bCs/>
            <w:color w:val="333333"/>
            <w:spacing w:val="8"/>
            <w:sz w:val="24"/>
            <w:szCs w:val="24"/>
            <w:lang w:val="en-US" w:eastAsia="zh-CN"/>
          </w:rPr>
          <w:t>融入</w:t>
        </w:r>
      </w:ins>
      <w:ins w:id="137" w:author="何安平" w:date="2026-03-17T18:40:32Z">
        <w:r>
          <w:rPr>
            <w:rFonts w:hint="eastAsia"/>
            <w:b/>
            <w:bCs/>
            <w:color w:val="333333"/>
            <w:spacing w:val="8"/>
            <w:sz w:val="24"/>
            <w:szCs w:val="24"/>
            <w:lang w:val="en-US" w:eastAsia="zh-CN"/>
          </w:rPr>
          <w:t>到3</w:t>
        </w:r>
      </w:ins>
      <w:ins w:id="138" w:author="何安平" w:date="2026-03-17T18:40:33Z">
        <w:r>
          <w:rPr>
            <w:rFonts w:hint="eastAsia"/>
            <w:b/>
            <w:bCs/>
            <w:color w:val="333333"/>
            <w:spacing w:val="8"/>
            <w:sz w:val="24"/>
            <w:szCs w:val="24"/>
            <w:lang w:val="en-US" w:eastAsia="zh-CN"/>
          </w:rPr>
          <w:t>.4</w:t>
        </w:r>
      </w:ins>
      <w:ins w:id="139" w:author="何安平" w:date="2026-03-17T18:39:54Z">
        <w:r>
          <w:rPr>
            <w:rFonts w:hint="eastAsia"/>
            <w:b/>
            <w:bCs/>
            <w:color w:val="333333"/>
            <w:spacing w:val="8"/>
            <w:sz w:val="24"/>
            <w:szCs w:val="24"/>
            <w:lang w:val="en-US" w:eastAsia="zh-CN"/>
          </w:rPr>
          <w:t>）</w:t>
        </w:r>
      </w:ins>
    </w:p>
    <w:p w14:paraId="6FD52009">
      <w:pPr>
        <w:spacing w:before="230" w:line="215" w:lineRule="auto"/>
        <w:ind w:left="209" w:firstLine="498" w:firstLineChars="0"/>
        <w:rPr>
          <w:rFonts w:ascii="Segoe Print" w:hAnsi="Segoe Print" w:eastAsia="Segoe Print" w:cs="Segoe Print"/>
          <w:sz w:val="19"/>
          <w:szCs w:val="19"/>
          <w:rPrChange w:id="140" w:author="hy1729" w:date="2026-03-21T12:18:32Z">
            <w:rPr>
              <w:rFonts w:ascii="Liberation Sans Narrow" w:hAnsi="Liberation Sans Narrow" w:eastAsia="Liberation Sans Narrow" w:cs="Liberation Sans Narrow"/>
              <w:sz w:val="19"/>
              <w:szCs w:val="19"/>
            </w:rPr>
          </w:rPrChange>
        </w:rPr>
      </w:pPr>
      <w:r>
        <w:rPr>
          <w:rFonts w:ascii="Segoe Print" w:hAnsi="Segoe Print" w:eastAsia="Segoe Print" w:cs="Segoe Print"/>
          <w:color w:val="333333"/>
          <w:position w:val="3"/>
          <w:sz w:val="19"/>
          <w:szCs w:val="19"/>
          <w:rPrChange w:id="142" w:author="hy1729" w:date="2026-03-21T12:18:32Z">
            <w:rPr>
              <w:rFonts w:ascii="Liberation Sans Narrow" w:hAnsi="Liberation Sans Narrow" w:eastAsia="Liberation Sans Narrow" w:cs="Liberation Sans Narrow"/>
              <w:color w:val="333333"/>
              <w:position w:val="3"/>
              <w:sz w:val="19"/>
              <w:szCs w:val="19"/>
            </w:rPr>
          </w:rPrChange>
        </w:rPr>
        <w:drawing>
          <wp:inline distT="0" distB="0" distL="0" distR="0">
            <wp:extent cx="47625" cy="47625"/>
            <wp:effectExtent l="0" t="0" r="0" b="0"/>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10"/>
                    <a:stretch>
                      <a:fillRect/>
                    </a:stretch>
                  </pic:blipFill>
                  <pic:spPr>
                    <a:xfrm>
                      <a:off x="0" y="0"/>
                      <a:ext cx="47625" cy="47625"/>
                    </a:xfrm>
                    <a:prstGeom prst="rect">
                      <a:avLst/>
                    </a:prstGeom>
                  </pic:spPr>
                </pic:pic>
              </a:graphicData>
            </a:graphic>
          </wp:inline>
        </w:drawing>
      </w:r>
      <w:r>
        <w:rPr>
          <w:rFonts w:ascii="Segoe Print" w:hAnsi="Segoe Print" w:eastAsia="Segoe Print" w:cs="Segoe Print"/>
          <w:color w:val="333333"/>
          <w:spacing w:val="3"/>
          <w:sz w:val="19"/>
          <w:szCs w:val="19"/>
          <w:rPrChange w:id="143" w:author="hy1729" w:date="2026-03-21T12:18:32Z">
            <w:rPr>
              <w:rFonts w:ascii="Liberation Sans Narrow" w:hAnsi="Liberation Sans Narrow" w:eastAsia="Liberation Sans Narrow" w:cs="Liberation Sans Narrow"/>
              <w:color w:val="333333"/>
              <w:spacing w:val="3"/>
              <w:sz w:val="19"/>
              <w:szCs w:val="19"/>
            </w:rPr>
          </w:rPrChange>
        </w:rPr>
        <w:t xml:space="preserve">    </w:t>
      </w:r>
      <w:r>
        <w:rPr>
          <w:rFonts w:ascii="Segoe Print" w:hAnsi="Segoe Print" w:eastAsia="Segoe Print" w:cs="Segoe Print"/>
          <w:color w:val="333333"/>
          <w:spacing w:val="19"/>
          <w:sz w:val="19"/>
          <w:szCs w:val="19"/>
          <w:rPrChange w:id="144" w:author="hy1729" w:date="2026-03-21T12:18:32Z">
            <w:rPr>
              <w:rFonts w:ascii="Liberation Sans Narrow" w:hAnsi="Liberation Sans Narrow" w:eastAsia="Liberation Sans Narrow" w:cs="Liberation Sans Narrow"/>
              <w:color w:val="333333"/>
              <w:spacing w:val="19"/>
              <w:sz w:val="19"/>
              <w:szCs w:val="19"/>
            </w:rPr>
          </w:rPrChange>
        </w:rPr>
        <w:t>Node_Task</w:t>
      </w:r>
    </w:p>
    <w:p w14:paraId="461C34E8">
      <w:pPr>
        <w:pStyle w:val="4"/>
        <w:spacing w:before="207" w:line="183" w:lineRule="auto"/>
        <w:ind w:left="209" w:firstLine="498" w:firstLineChars="0"/>
      </w:pPr>
      <w:r>
        <w:rPr>
          <w:color w:val="333333"/>
          <w:position w:val="4"/>
        </w:rPr>
        <w:drawing>
          <wp:inline distT="0" distB="0" distL="0" distR="0">
            <wp:extent cx="47625" cy="47625"/>
            <wp:effectExtent l="0" t="0" r="0" b="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10"/>
                    <a:stretch>
                      <a:fillRect/>
                    </a:stretch>
                  </pic:blipFill>
                  <pic:spPr>
                    <a:xfrm>
                      <a:off x="0" y="0"/>
                      <a:ext cx="47625" cy="47625"/>
                    </a:xfrm>
                    <a:prstGeom prst="rect">
                      <a:avLst/>
                    </a:prstGeom>
                  </pic:spPr>
                </pic:pic>
              </a:graphicData>
            </a:graphic>
          </wp:inline>
        </w:drawing>
      </w:r>
      <w:r>
        <w:rPr>
          <w:color w:val="333333"/>
          <w:spacing w:val="14"/>
          <w:w w:val="101"/>
        </w:rPr>
        <w:t xml:space="preserve">   </w:t>
      </w:r>
      <w:r>
        <w:rPr>
          <w:color w:val="333333"/>
          <w:spacing w:val="4"/>
        </w:rPr>
        <w:t>父子节点映射表</w:t>
      </w:r>
    </w:p>
    <w:p w14:paraId="0BB76E14">
      <w:pPr>
        <w:pStyle w:val="4"/>
        <w:spacing w:before="147" w:line="183" w:lineRule="auto"/>
        <w:ind w:left="209" w:firstLine="498" w:firstLineChars="0"/>
      </w:pPr>
      <w:r>
        <w:rPr>
          <w:color w:val="333333"/>
          <w:position w:val="4"/>
        </w:rPr>
        <w:drawing>
          <wp:inline distT="0" distB="0" distL="0" distR="0">
            <wp:extent cx="47625" cy="47625"/>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10"/>
                    <a:stretch>
                      <a:fillRect/>
                    </a:stretch>
                  </pic:blipFill>
                  <pic:spPr>
                    <a:xfrm>
                      <a:off x="0" y="0"/>
                      <a:ext cx="47625" cy="47625"/>
                    </a:xfrm>
                    <a:prstGeom prst="rect">
                      <a:avLst/>
                    </a:prstGeom>
                  </pic:spPr>
                </pic:pic>
              </a:graphicData>
            </a:graphic>
          </wp:inline>
        </w:drawing>
      </w:r>
      <w:r>
        <w:rPr>
          <w:color w:val="333333"/>
          <w:spacing w:val="14"/>
        </w:rPr>
        <w:t xml:space="preserve">   </w:t>
      </w:r>
      <w:r>
        <w:rPr>
          <w:color w:val="333333"/>
          <w:spacing w:val="4"/>
        </w:rPr>
        <w:t>量化存储格式</w:t>
      </w:r>
    </w:p>
    <w:p w14:paraId="35A600FD">
      <w:pPr>
        <w:pStyle w:val="4"/>
        <w:spacing w:before="132" w:line="183" w:lineRule="auto"/>
        <w:ind w:left="209" w:firstLine="498" w:firstLineChars="0"/>
      </w:pPr>
      <w:r>
        <w:rPr>
          <w:color w:val="333333"/>
          <w:position w:val="4"/>
        </w:rPr>
        <w:drawing>
          <wp:inline distT="0" distB="0" distL="0" distR="0">
            <wp:extent cx="47625" cy="47625"/>
            <wp:effectExtent l="0" t="0" r="0" b="0"/>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10"/>
                    <a:stretch>
                      <a:fillRect/>
                    </a:stretch>
                  </pic:blipFill>
                  <pic:spPr>
                    <a:xfrm>
                      <a:off x="0" y="0"/>
                      <a:ext cx="47625" cy="47625"/>
                    </a:xfrm>
                    <a:prstGeom prst="rect">
                      <a:avLst/>
                    </a:prstGeom>
                  </pic:spPr>
                </pic:pic>
              </a:graphicData>
            </a:graphic>
          </wp:inline>
        </w:drawing>
      </w:r>
      <w:r>
        <w:rPr>
          <w:color w:val="333333"/>
          <w:spacing w:val="13"/>
          <w:w w:val="101"/>
        </w:rPr>
        <w:t xml:space="preserve">   </w:t>
      </w:r>
      <w:r>
        <w:rPr>
          <w:color w:val="333333"/>
          <w:spacing w:val="4"/>
        </w:rPr>
        <w:t>置换矩阵</w:t>
      </w:r>
    </w:p>
    <w:p w14:paraId="3FB27BAE">
      <w:pPr>
        <w:pStyle w:val="4"/>
        <w:spacing w:before="48" w:line="181" w:lineRule="auto"/>
        <w:ind w:left="5" w:leftChars="0" w:firstLine="500" w:firstLineChars="0"/>
        <w:outlineLvl w:val="1"/>
        <w:rPr>
          <w:sz w:val="24"/>
          <w:szCs w:val="24"/>
        </w:rPr>
      </w:pPr>
      <w:r>
        <w:rPr>
          <w:rFonts w:ascii="Segoe Print" w:hAnsi="Segoe Print" w:eastAsia="Segoe Print" w:cs="Segoe Print"/>
          <w:b/>
          <w:bCs/>
          <w:color w:val="333333"/>
          <w:spacing w:val="11"/>
          <w:sz w:val="24"/>
          <w:szCs w:val="24"/>
          <w:rPrChange w:id="145" w:author="hy1729" w:date="2026-03-21T12:18:32Z">
            <w:rPr>
              <w:rFonts w:ascii="Liberation Sans Narrow" w:hAnsi="Liberation Sans Narrow" w:eastAsia="Liberation Sans Narrow" w:cs="Liberation Sans Narrow"/>
              <w:b/>
              <w:bCs/>
              <w:color w:val="333333"/>
              <w:spacing w:val="11"/>
              <w:sz w:val="24"/>
              <w:szCs w:val="24"/>
            </w:rPr>
          </w:rPrChange>
        </w:rPr>
        <w:t xml:space="preserve">3.5 </w:t>
      </w:r>
      <w:r>
        <w:rPr>
          <w:b/>
          <w:bCs/>
          <w:color w:val="333333"/>
          <w:spacing w:val="11"/>
          <w:sz w:val="24"/>
          <w:szCs w:val="24"/>
        </w:rPr>
        <w:t>本章小结</w:t>
      </w:r>
    </w:p>
    <w:p w14:paraId="3DD37D49">
      <w:pPr>
        <w:pStyle w:val="4"/>
        <w:spacing w:before="218" w:line="180" w:lineRule="auto"/>
        <w:outlineLvl w:val="0"/>
        <w:rPr>
          <w:sz w:val="29"/>
          <w:szCs w:val="29"/>
        </w:rPr>
      </w:pPr>
      <w:r>
        <w:rPr>
          <w:rFonts w:ascii="Segoe Print" w:hAnsi="Segoe Print" w:eastAsia="Segoe Print" w:cs="Segoe Print"/>
          <w:b/>
          <w:bCs/>
          <w:color w:val="333333"/>
          <w:spacing w:val="11"/>
          <w:sz w:val="29"/>
          <w:szCs w:val="29"/>
          <w:rPrChange w:id="146" w:author="hy1729" w:date="2026-03-21T12:18:32Z">
            <w:rPr>
              <w:rFonts w:ascii="Liberation Sans Narrow" w:hAnsi="Liberation Sans Narrow" w:eastAsia="Liberation Sans Narrow" w:cs="Liberation Sans Narrow"/>
              <w:b/>
              <w:bCs/>
              <w:color w:val="333333"/>
              <w:spacing w:val="11"/>
              <w:sz w:val="29"/>
              <w:szCs w:val="29"/>
            </w:rPr>
          </w:rPrChange>
        </w:rPr>
        <w:t>4.</w:t>
      </w:r>
      <w:r>
        <w:rPr>
          <w:rFonts w:ascii="Segoe Print" w:hAnsi="Segoe Print" w:eastAsia="Segoe Print" w:cs="Segoe Print"/>
          <w:b/>
          <w:bCs/>
          <w:color w:val="333333"/>
          <w:spacing w:val="30"/>
          <w:sz w:val="29"/>
          <w:szCs w:val="29"/>
          <w:rPrChange w:id="147" w:author="hy1729" w:date="2026-03-21T12:18:32Z">
            <w:rPr>
              <w:rFonts w:ascii="Liberation Sans Narrow" w:hAnsi="Liberation Sans Narrow" w:eastAsia="Liberation Sans Narrow" w:cs="Liberation Sans Narrow"/>
              <w:b/>
              <w:bCs/>
              <w:color w:val="333333"/>
              <w:spacing w:val="30"/>
              <w:sz w:val="29"/>
              <w:szCs w:val="29"/>
            </w:rPr>
          </w:rPrChange>
        </w:rPr>
        <w:t xml:space="preserve"> </w:t>
      </w:r>
      <w:r>
        <w:rPr>
          <w:rFonts w:ascii="Segoe Print" w:hAnsi="Segoe Print" w:eastAsia="Segoe Print" w:cs="Segoe Print"/>
          <w:b/>
          <w:bCs/>
          <w:color w:val="333333"/>
          <w:sz w:val="29"/>
          <w:szCs w:val="29"/>
          <w:rPrChange w:id="148" w:author="hy1729" w:date="2026-03-21T12:18:32Z">
            <w:rPr>
              <w:rFonts w:ascii="Liberation Sans Narrow" w:hAnsi="Liberation Sans Narrow" w:eastAsia="Liberation Sans Narrow" w:cs="Liberation Sans Narrow"/>
              <w:b/>
              <w:bCs/>
              <w:color w:val="333333"/>
              <w:sz w:val="29"/>
              <w:szCs w:val="29"/>
            </w:rPr>
          </w:rPrChange>
        </w:rPr>
        <w:t>GCU</w:t>
      </w:r>
      <w:r>
        <w:rPr>
          <w:rFonts w:ascii="Segoe Print" w:hAnsi="Segoe Print" w:eastAsia="Segoe Print" w:cs="Segoe Print"/>
          <w:b/>
          <w:bCs/>
          <w:color w:val="333333"/>
          <w:spacing w:val="11"/>
          <w:sz w:val="29"/>
          <w:szCs w:val="29"/>
          <w:rPrChange w:id="149" w:author="hy1729" w:date="2026-03-21T12:18:32Z">
            <w:rPr>
              <w:rFonts w:ascii="Liberation Sans Narrow" w:hAnsi="Liberation Sans Narrow" w:eastAsia="Liberation Sans Narrow" w:cs="Liberation Sans Narrow"/>
              <w:b/>
              <w:bCs/>
              <w:color w:val="333333"/>
              <w:spacing w:val="11"/>
              <w:sz w:val="29"/>
              <w:szCs w:val="29"/>
            </w:rPr>
          </w:rPrChange>
        </w:rPr>
        <w:t xml:space="preserve"> </w:t>
      </w:r>
      <w:r>
        <w:rPr>
          <w:b/>
          <w:bCs/>
          <w:color w:val="333333"/>
          <w:spacing w:val="11"/>
          <w:sz w:val="29"/>
          <w:szCs w:val="29"/>
        </w:rPr>
        <w:t>全局控制与调度模块</w:t>
      </w:r>
      <w:del w:id="150" w:author="何安平" w:date="2026-03-17T18:37:32Z">
        <w:r>
          <w:rPr>
            <w:b/>
            <w:bCs/>
            <w:color w:val="333333"/>
            <w:spacing w:val="11"/>
            <w:sz w:val="29"/>
            <w:szCs w:val="29"/>
          </w:rPr>
          <w:delText>设</w:delText>
        </w:r>
      </w:del>
      <w:del w:id="151" w:author="何安平" w:date="2026-03-17T18:37:31Z">
        <w:r>
          <w:rPr>
            <w:b/>
            <w:bCs/>
            <w:color w:val="333333"/>
            <w:spacing w:val="11"/>
            <w:sz w:val="29"/>
            <w:szCs w:val="29"/>
          </w:rPr>
          <w:delText>计</w:delText>
        </w:r>
      </w:del>
    </w:p>
    <w:p w14:paraId="112AC3DB">
      <w:pPr>
        <w:pStyle w:val="4"/>
        <w:spacing w:before="187" w:line="180" w:lineRule="auto"/>
        <w:ind w:firstLine="500" w:firstLineChars="0"/>
        <w:outlineLvl w:val="1"/>
        <w:rPr>
          <w:rFonts w:hint="eastAsia" w:eastAsia="宋体"/>
          <w:sz w:val="24"/>
          <w:szCs w:val="24"/>
          <w:lang w:eastAsia="zh-CN"/>
          <w:rPrChange w:id="152" w:author="hy1729" w:date="2026-03-21T12:18:32Z">
            <w:rPr>
              <w:rFonts w:hint="eastAsia" w:eastAsia="Noto Sans CJK JP"/>
              <w:sz w:val="24"/>
              <w:szCs w:val="24"/>
              <w:lang w:eastAsia="zh-CN"/>
            </w:rPr>
          </w:rPrChange>
        </w:rPr>
      </w:pPr>
      <w:r>
        <w:rPr>
          <w:rFonts w:ascii="Segoe Print" w:hAnsi="Segoe Print" w:eastAsia="Segoe Print" w:cs="Segoe Print"/>
          <w:b/>
          <w:bCs/>
          <w:color w:val="333333"/>
          <w:spacing w:val="21"/>
          <w:sz w:val="24"/>
          <w:szCs w:val="24"/>
          <w:rPrChange w:id="153" w:author="hy1729" w:date="2026-03-21T12:18:32Z">
            <w:rPr>
              <w:rFonts w:ascii="Liberation Sans Narrow" w:hAnsi="Liberation Sans Narrow" w:eastAsia="Liberation Sans Narrow" w:cs="Liberation Sans Narrow"/>
              <w:b/>
              <w:bCs/>
              <w:color w:val="333333"/>
              <w:spacing w:val="21"/>
              <w:sz w:val="24"/>
              <w:szCs w:val="24"/>
            </w:rPr>
          </w:rPrChange>
        </w:rPr>
        <w:t>4.1</w:t>
      </w:r>
      <w:r>
        <w:rPr>
          <w:rFonts w:ascii="Segoe Print" w:hAnsi="Segoe Print" w:eastAsia="Segoe Print" w:cs="Segoe Print"/>
          <w:b/>
          <w:bCs/>
          <w:color w:val="333333"/>
          <w:spacing w:val="24"/>
          <w:sz w:val="24"/>
          <w:szCs w:val="24"/>
          <w:rPrChange w:id="154" w:author="hy1729" w:date="2026-03-21T12:18:32Z">
            <w:rPr>
              <w:rFonts w:ascii="Liberation Sans Narrow" w:hAnsi="Liberation Sans Narrow" w:eastAsia="Liberation Sans Narrow" w:cs="Liberation Sans Narrow"/>
              <w:b/>
              <w:bCs/>
              <w:color w:val="333333"/>
              <w:spacing w:val="24"/>
              <w:sz w:val="24"/>
              <w:szCs w:val="24"/>
            </w:rPr>
          </w:rPrChange>
        </w:rPr>
        <w:t xml:space="preserve"> </w:t>
      </w:r>
      <w:del w:id="155" w:author="何安平" w:date="2026-03-17T18:41:12Z">
        <w:r>
          <w:rPr>
            <w:rFonts w:ascii="Segoe Print" w:hAnsi="Segoe Print" w:eastAsia="Segoe Print" w:cs="Segoe Print"/>
            <w:b/>
            <w:bCs/>
            <w:color w:val="333333"/>
            <w:sz w:val="24"/>
            <w:szCs w:val="24"/>
            <w:rPrChange w:id="156" w:author="hy1729" w:date="2026-03-21T12:18:32Z">
              <w:rPr>
                <w:rFonts w:ascii="Liberation Sans Narrow" w:hAnsi="Liberation Sans Narrow" w:eastAsia="Liberation Sans Narrow" w:cs="Liberation Sans Narrow"/>
                <w:b/>
                <w:bCs/>
                <w:color w:val="333333"/>
                <w:sz w:val="24"/>
                <w:szCs w:val="24"/>
              </w:rPr>
            </w:rPrChange>
          </w:rPr>
          <w:delText>GCU</w:delText>
        </w:r>
      </w:del>
      <w:del w:id="158" w:author="何安平" w:date="2026-03-17T18:41:12Z">
        <w:r>
          <w:rPr>
            <w:b/>
            <w:bCs/>
            <w:color w:val="333333"/>
            <w:spacing w:val="21"/>
            <w:sz w:val="24"/>
            <w:szCs w:val="24"/>
          </w:rPr>
          <w:delText>设计目标</w:delText>
        </w:r>
      </w:del>
      <w:ins w:id="159" w:author="何安平" w:date="2026-03-17T18:41:12Z">
        <w:r>
          <w:rPr>
            <w:rFonts w:hint="eastAsia" w:ascii="Segoe Print" w:hAnsi="Segoe Print" w:eastAsia="宋体" w:cs="Segoe Print"/>
            <w:b/>
            <w:bCs/>
            <w:color w:val="333333"/>
            <w:sz w:val="24"/>
            <w:szCs w:val="24"/>
            <w:lang w:eastAsia="zh-CN"/>
            <w:rPrChange w:id="160" w:author="hy1729" w:date="2026-03-21T12:18:32Z">
              <w:rPr>
                <w:rFonts w:hint="eastAsia" w:ascii="Liberation Sans Narrow" w:hAnsi="Liberation Sans Narrow" w:eastAsia="宋体" w:cs="Liberation Sans Narrow"/>
                <w:b/>
                <w:bCs/>
                <w:color w:val="333333"/>
                <w:sz w:val="24"/>
                <w:szCs w:val="24"/>
                <w:lang w:eastAsia="zh-CN"/>
              </w:rPr>
            </w:rPrChange>
          </w:rPr>
          <w:t>宏观</w:t>
        </w:r>
      </w:ins>
      <w:ins w:id="162" w:author="何安平" w:date="2026-03-17T18:41:13Z">
        <w:r>
          <w:rPr>
            <w:rFonts w:hint="eastAsia" w:ascii="Segoe Print" w:hAnsi="Segoe Print" w:eastAsia="宋体" w:cs="Segoe Print"/>
            <w:b/>
            <w:bCs/>
            <w:color w:val="333333"/>
            <w:sz w:val="24"/>
            <w:szCs w:val="24"/>
            <w:lang w:eastAsia="zh-CN"/>
            <w:rPrChange w:id="163" w:author="hy1729" w:date="2026-03-21T12:18:32Z">
              <w:rPr>
                <w:rFonts w:hint="eastAsia" w:ascii="Liberation Sans Narrow" w:hAnsi="Liberation Sans Narrow" w:eastAsia="宋体" w:cs="Liberation Sans Narrow"/>
                <w:b/>
                <w:bCs/>
                <w:color w:val="333333"/>
                <w:sz w:val="24"/>
                <w:szCs w:val="24"/>
                <w:lang w:eastAsia="zh-CN"/>
              </w:rPr>
            </w:rPrChange>
          </w:rPr>
          <w:t>与</w:t>
        </w:r>
      </w:ins>
      <w:ins w:id="165" w:author="何安平" w:date="2026-03-17T18:41:20Z">
        <w:r>
          <w:rPr>
            <w:rFonts w:hint="eastAsia" w:ascii="Segoe Print" w:hAnsi="Segoe Print" w:eastAsia="宋体" w:cs="Segoe Print"/>
            <w:b/>
            <w:bCs/>
            <w:color w:val="333333"/>
            <w:sz w:val="24"/>
            <w:szCs w:val="24"/>
            <w:lang w:eastAsia="zh-CN"/>
            <w:rPrChange w:id="166" w:author="hy1729" w:date="2026-03-21T12:18:32Z">
              <w:rPr>
                <w:rFonts w:hint="eastAsia" w:ascii="Liberation Sans Narrow" w:hAnsi="Liberation Sans Narrow" w:eastAsia="宋体" w:cs="Liberation Sans Narrow"/>
                <w:b/>
                <w:bCs/>
                <w:color w:val="333333"/>
                <w:sz w:val="24"/>
                <w:szCs w:val="24"/>
                <w:lang w:eastAsia="zh-CN"/>
              </w:rPr>
            </w:rPrChange>
          </w:rPr>
          <w:t>微观</w:t>
        </w:r>
      </w:ins>
      <w:ins w:id="168" w:author="何安平" w:date="2026-03-17T18:41:21Z">
        <w:r>
          <w:rPr>
            <w:rFonts w:hint="eastAsia" w:ascii="Segoe Print" w:hAnsi="Segoe Print" w:eastAsia="宋体" w:cs="Segoe Print"/>
            <w:b/>
            <w:bCs/>
            <w:color w:val="333333"/>
            <w:sz w:val="24"/>
            <w:szCs w:val="24"/>
            <w:lang w:eastAsia="zh-CN"/>
            <w:rPrChange w:id="169" w:author="hy1729" w:date="2026-03-21T12:18:32Z">
              <w:rPr>
                <w:rFonts w:hint="eastAsia" w:ascii="Liberation Sans Narrow" w:hAnsi="Liberation Sans Narrow" w:eastAsia="宋体" w:cs="Liberation Sans Narrow"/>
                <w:b/>
                <w:bCs/>
                <w:color w:val="333333"/>
                <w:sz w:val="24"/>
                <w:szCs w:val="24"/>
                <w:lang w:eastAsia="zh-CN"/>
              </w:rPr>
            </w:rPrChange>
          </w:rPr>
          <w:t>结合的</w:t>
        </w:r>
      </w:ins>
      <w:ins w:id="171" w:author="何安平" w:date="2026-03-17T18:41:24Z">
        <w:r>
          <w:rPr>
            <w:rFonts w:hint="eastAsia" w:ascii="Segoe Print" w:hAnsi="Segoe Print" w:eastAsia="宋体" w:cs="Segoe Print"/>
            <w:b/>
            <w:bCs/>
            <w:color w:val="333333"/>
            <w:sz w:val="24"/>
            <w:szCs w:val="24"/>
            <w:lang w:eastAsia="zh-CN"/>
            <w:rPrChange w:id="172" w:author="hy1729" w:date="2026-03-21T12:18:32Z">
              <w:rPr>
                <w:rFonts w:hint="eastAsia" w:ascii="Liberation Sans Narrow" w:hAnsi="Liberation Sans Narrow" w:eastAsia="宋体" w:cs="Liberation Sans Narrow"/>
                <w:b/>
                <w:bCs/>
                <w:color w:val="333333"/>
                <w:sz w:val="24"/>
                <w:szCs w:val="24"/>
                <w:lang w:eastAsia="zh-CN"/>
              </w:rPr>
            </w:rPrChange>
          </w:rPr>
          <w:t>调度</w:t>
        </w:r>
      </w:ins>
      <w:ins w:id="174" w:author="何安平" w:date="2026-03-17T18:41:25Z">
        <w:r>
          <w:rPr>
            <w:rFonts w:hint="eastAsia" w:ascii="Segoe Print" w:hAnsi="Segoe Print" w:eastAsia="宋体" w:cs="Segoe Print"/>
            <w:b/>
            <w:bCs/>
            <w:color w:val="333333"/>
            <w:sz w:val="24"/>
            <w:szCs w:val="24"/>
            <w:lang w:eastAsia="zh-CN"/>
            <w:rPrChange w:id="175" w:author="hy1729" w:date="2026-03-21T12:18:32Z">
              <w:rPr>
                <w:rFonts w:hint="eastAsia" w:ascii="Liberation Sans Narrow" w:hAnsi="Liberation Sans Narrow" w:eastAsia="宋体" w:cs="Liberation Sans Narrow"/>
                <w:b/>
                <w:bCs/>
                <w:color w:val="333333"/>
                <w:sz w:val="24"/>
                <w:szCs w:val="24"/>
                <w:lang w:eastAsia="zh-CN"/>
              </w:rPr>
            </w:rPrChange>
          </w:rPr>
          <w:t>方法</w:t>
        </w:r>
      </w:ins>
    </w:p>
    <w:p w14:paraId="3D7B8E65">
      <w:pPr>
        <w:pStyle w:val="4"/>
        <w:spacing w:before="195" w:line="184" w:lineRule="auto"/>
        <w:ind w:left="205" w:firstLine="498" w:firstLineChars="0"/>
      </w:pPr>
      <w:r>
        <w:rPr>
          <w:color w:val="333333"/>
          <w:position w:val="4"/>
        </w:rPr>
        <w:drawing>
          <wp:inline distT="0" distB="0" distL="0" distR="0">
            <wp:extent cx="47625" cy="47625"/>
            <wp:effectExtent l="0" t="0" r="0" b="0"/>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11"/>
                    <a:stretch>
                      <a:fillRect/>
                    </a:stretch>
                  </pic:blipFill>
                  <pic:spPr>
                    <a:xfrm>
                      <a:off x="0" y="0"/>
                      <a:ext cx="47625" cy="47625"/>
                    </a:xfrm>
                    <a:prstGeom prst="rect">
                      <a:avLst/>
                    </a:prstGeom>
                  </pic:spPr>
                </pic:pic>
              </a:graphicData>
            </a:graphic>
          </wp:inline>
        </w:drawing>
      </w:r>
      <w:r>
        <w:rPr>
          <w:color w:val="333333"/>
          <w:spacing w:val="14"/>
        </w:rPr>
        <w:t xml:space="preserve">   </w:t>
      </w:r>
      <w:r>
        <w:rPr>
          <w:color w:val="333333"/>
          <w:spacing w:val="4"/>
        </w:rPr>
        <w:t>任务宏观调度</w:t>
      </w:r>
    </w:p>
    <w:p w14:paraId="0FEB3ED0">
      <w:pPr>
        <w:pStyle w:val="4"/>
        <w:spacing w:before="146" w:line="184" w:lineRule="auto"/>
        <w:ind w:left="205" w:firstLine="498" w:firstLineChars="0"/>
      </w:pPr>
      <w:r>
        <w:rPr>
          <w:color w:val="333333"/>
          <w:position w:val="4"/>
        </w:rPr>
        <w:drawing>
          <wp:inline distT="0" distB="0" distL="0" distR="0">
            <wp:extent cx="47625" cy="47625"/>
            <wp:effectExtent l="0" t="0" r="0" b="0"/>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11"/>
                    <a:stretch>
                      <a:fillRect/>
                    </a:stretch>
                  </pic:blipFill>
                  <pic:spPr>
                    <a:xfrm>
                      <a:off x="0" y="0"/>
                      <a:ext cx="47625" cy="47625"/>
                    </a:xfrm>
                    <a:prstGeom prst="rect">
                      <a:avLst/>
                    </a:prstGeom>
                  </pic:spPr>
                </pic:pic>
              </a:graphicData>
            </a:graphic>
          </wp:inline>
        </w:drawing>
      </w:r>
      <w:r>
        <w:rPr>
          <w:color w:val="333333"/>
          <w:spacing w:val="14"/>
        </w:rPr>
        <w:t xml:space="preserve">   </w:t>
      </w:r>
      <w:r>
        <w:rPr>
          <w:color w:val="333333"/>
          <w:spacing w:val="4"/>
        </w:rPr>
        <w:t>任务微观调度</w:t>
      </w:r>
    </w:p>
    <w:p w14:paraId="3CEF0473">
      <w:pPr>
        <w:pStyle w:val="4"/>
        <w:spacing w:before="131" w:line="184" w:lineRule="auto"/>
        <w:ind w:left="205" w:firstLine="498" w:firstLineChars="0"/>
      </w:pPr>
      <w:r>
        <w:rPr>
          <w:color w:val="333333"/>
          <w:position w:val="4"/>
        </w:rPr>
        <w:drawing>
          <wp:inline distT="0" distB="0" distL="0" distR="0">
            <wp:extent cx="47625" cy="47625"/>
            <wp:effectExtent l="0" t="0" r="0" b="0"/>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11"/>
                    <a:stretch>
                      <a:fillRect/>
                    </a:stretch>
                  </pic:blipFill>
                  <pic:spPr>
                    <a:xfrm>
                      <a:off x="0" y="0"/>
                      <a:ext cx="47625" cy="47625"/>
                    </a:xfrm>
                    <a:prstGeom prst="rect">
                      <a:avLst/>
                    </a:prstGeom>
                  </pic:spPr>
                </pic:pic>
              </a:graphicData>
            </a:graphic>
          </wp:inline>
        </w:drawing>
      </w:r>
      <w:r>
        <w:rPr>
          <w:color w:val="333333"/>
          <w:spacing w:val="14"/>
        </w:rPr>
        <w:t xml:space="preserve">   </w:t>
      </w:r>
      <w:r>
        <w:rPr>
          <w:color w:val="333333"/>
          <w:spacing w:val="4"/>
        </w:rPr>
        <w:t>避免依赖冒险</w:t>
      </w:r>
    </w:p>
    <w:p w14:paraId="5BD1D1A9">
      <w:pPr>
        <w:pStyle w:val="4"/>
        <w:spacing w:before="226" w:line="180" w:lineRule="auto"/>
        <w:ind w:firstLine="500" w:firstLineChars="0"/>
        <w:outlineLvl w:val="1"/>
        <w:rPr>
          <w:sz w:val="24"/>
          <w:szCs w:val="24"/>
        </w:rPr>
      </w:pPr>
      <w:r>
        <w:rPr>
          <w:rFonts w:ascii="Segoe Print" w:hAnsi="Segoe Print" w:eastAsia="Segoe Print" w:cs="Segoe Print"/>
          <w:b/>
          <w:bCs/>
          <w:color w:val="333333"/>
          <w:spacing w:val="7"/>
          <w:sz w:val="24"/>
          <w:szCs w:val="24"/>
          <w:rPrChange w:id="177" w:author="hy1729" w:date="2026-03-21T12:18:32Z">
            <w:rPr>
              <w:rFonts w:ascii="Liberation Sans Narrow" w:hAnsi="Liberation Sans Narrow" w:eastAsia="Liberation Sans Narrow" w:cs="Liberation Sans Narrow"/>
              <w:b/>
              <w:bCs/>
              <w:color w:val="333333"/>
              <w:spacing w:val="7"/>
              <w:sz w:val="24"/>
              <w:szCs w:val="24"/>
            </w:rPr>
          </w:rPrChange>
        </w:rPr>
        <w:t xml:space="preserve">4.2 </w:t>
      </w:r>
      <w:r>
        <w:rPr>
          <w:b/>
          <w:bCs/>
          <w:color w:val="333333"/>
          <w:spacing w:val="7"/>
          <w:sz w:val="24"/>
          <w:szCs w:val="24"/>
        </w:rPr>
        <w:t>宏观调度  节点依赖管理机制</w:t>
      </w:r>
    </w:p>
    <w:p w14:paraId="699EF192">
      <w:pPr>
        <w:keepNext w:val="0"/>
        <w:keepLines w:val="0"/>
        <w:widowControl/>
        <w:suppressLineNumbers w:val="0"/>
        <w:ind w:left="500" w:leftChars="0" w:firstLine="500" w:firstLineChars="0"/>
        <w:jc w:val="left"/>
      </w:pPr>
      <w:r>
        <w:rPr>
          <w:rFonts w:ascii="Segoe Print" w:hAnsi="Segoe Print" w:eastAsia="Segoe Print" w:cs="Segoe Print"/>
          <w:snapToGrid w:val="0"/>
          <w:color w:val="000000"/>
          <w:kern w:val="0"/>
          <w:sz w:val="19"/>
          <w:szCs w:val="19"/>
          <w:lang w:val="en-US" w:eastAsia="zh-CN" w:bidi="ar"/>
          <w:rPrChange w:id="178" w:author="hy1729" w:date="2026-03-21T12:18:32Z">
            <w:rPr>
              <w:rFonts w:ascii="MicrosoftYaHei" w:hAnsi="MicrosoftYaHei" w:eastAsia="MicrosoftYaHei" w:cs="MicrosoftYaHei"/>
              <w:snapToGrid w:val="0"/>
              <w:color w:val="000000"/>
              <w:kern w:val="0"/>
              <w:sz w:val="19"/>
              <w:szCs w:val="19"/>
              <w:lang w:val="en-US" w:eastAsia="zh-CN" w:bidi="ar"/>
            </w:rPr>
          </w:rPrChange>
        </w:rPr>
        <w:t xml:space="preserve">任务获取 </w:t>
      </w:r>
      <w:bookmarkStart w:id="0" w:name="_GoBack"/>
      <w:bookmarkEnd w:id="0"/>
    </w:p>
    <w:p w14:paraId="424910EA">
      <w:pPr>
        <w:keepNext w:val="0"/>
        <w:keepLines w:val="0"/>
        <w:widowControl/>
        <w:suppressLineNumbers w:val="0"/>
        <w:ind w:left="500" w:leftChars="0" w:firstLine="500" w:firstLineChars="0"/>
        <w:jc w:val="left"/>
      </w:pPr>
      <w:r>
        <w:rPr>
          <w:rFonts w:ascii="Segoe Print" w:hAnsi="Segoe Print" w:eastAsia="Segoe Print" w:cs="Segoe Print"/>
          <w:snapToGrid w:val="0"/>
          <w:color w:val="000000"/>
          <w:kern w:val="0"/>
          <w:sz w:val="19"/>
          <w:szCs w:val="19"/>
          <w:lang w:val="en-US" w:eastAsia="zh-CN" w:bidi="ar"/>
          <w:rPrChange w:id="179" w:author="hy1729" w:date="2026-03-21T12:18:32Z">
            <w:rPr>
              <w:rFonts w:ascii="OpenSans-Regular" w:hAnsi="OpenSans-Regular" w:eastAsia="OpenSans-Regular" w:cs="OpenSans-Regular"/>
              <w:snapToGrid w:val="0"/>
              <w:color w:val="000000"/>
              <w:kern w:val="0"/>
              <w:sz w:val="19"/>
              <w:szCs w:val="19"/>
              <w:lang w:val="en-US" w:eastAsia="zh-CN" w:bidi="ar"/>
            </w:rPr>
          </w:rPrChange>
        </w:rPr>
        <w:t xml:space="preserve">buffer </w:t>
      </w:r>
      <w:r>
        <w:rPr>
          <w:rFonts w:hint="default" w:ascii="Segoe Print" w:hAnsi="Segoe Print" w:eastAsia="Segoe Print" w:cs="Segoe Print"/>
          <w:snapToGrid w:val="0"/>
          <w:color w:val="000000"/>
          <w:kern w:val="0"/>
          <w:sz w:val="19"/>
          <w:szCs w:val="19"/>
          <w:lang w:val="en-US" w:eastAsia="zh-CN" w:bidi="ar"/>
          <w:rPrChange w:id="180" w:author="hy1729" w:date="2026-03-21T12:18:32Z">
            <w:rPr>
              <w:rFonts w:hint="default" w:ascii="MicrosoftYaHei" w:hAnsi="MicrosoftYaHei" w:eastAsia="MicrosoftYaHei" w:cs="MicrosoftYaHei"/>
              <w:snapToGrid w:val="0"/>
              <w:color w:val="000000"/>
              <w:kern w:val="0"/>
              <w:sz w:val="19"/>
              <w:szCs w:val="19"/>
              <w:lang w:val="en-US" w:eastAsia="zh-CN" w:bidi="ar"/>
            </w:rPr>
          </w:rPrChange>
        </w:rPr>
        <w:t xml:space="preserve">双缓冲管理 </w:t>
      </w:r>
    </w:p>
    <w:p w14:paraId="7177606A">
      <w:pPr>
        <w:keepNext w:val="0"/>
        <w:keepLines w:val="0"/>
        <w:widowControl/>
        <w:suppressLineNumbers w:val="0"/>
        <w:ind w:left="500" w:leftChars="0" w:firstLine="500" w:firstLineChars="0"/>
        <w:jc w:val="left"/>
      </w:pPr>
      <w:r>
        <w:rPr>
          <w:rFonts w:hint="default" w:ascii="Segoe Print" w:hAnsi="Segoe Print" w:eastAsia="Segoe Print" w:cs="Segoe Print"/>
          <w:snapToGrid w:val="0"/>
          <w:color w:val="000000"/>
          <w:kern w:val="0"/>
          <w:sz w:val="19"/>
          <w:szCs w:val="19"/>
          <w:lang w:val="en-US" w:eastAsia="zh-CN" w:bidi="ar"/>
          <w:rPrChange w:id="181" w:author="hy1729" w:date="2026-03-21T12:18:32Z">
            <w:rPr>
              <w:rFonts w:hint="default" w:ascii="MicrosoftYaHei" w:hAnsi="MicrosoftYaHei" w:eastAsia="MicrosoftYaHei" w:cs="MicrosoftYaHei"/>
              <w:snapToGrid w:val="0"/>
              <w:color w:val="000000"/>
              <w:kern w:val="0"/>
              <w:sz w:val="19"/>
              <w:szCs w:val="19"/>
              <w:lang w:val="en-US" w:eastAsia="zh-CN" w:bidi="ar"/>
            </w:rPr>
          </w:rPrChange>
        </w:rPr>
        <w:t>基于</w:t>
      </w:r>
      <w:r>
        <w:rPr>
          <w:rFonts w:hint="default" w:ascii="Segoe Print" w:hAnsi="Segoe Print" w:eastAsia="Segoe Print" w:cs="Segoe Print"/>
          <w:snapToGrid w:val="0"/>
          <w:color w:val="000000"/>
          <w:kern w:val="0"/>
          <w:sz w:val="19"/>
          <w:szCs w:val="19"/>
          <w:lang w:val="en-US" w:eastAsia="zh-CN" w:bidi="ar"/>
          <w:rPrChange w:id="182" w:author="hy1729" w:date="2026-03-21T12:18:32Z">
            <w:rPr>
              <w:rFonts w:hint="default" w:ascii="OpenSans-Regular" w:hAnsi="OpenSans-Regular" w:eastAsia="OpenSans-Regular" w:cs="OpenSans-Regular"/>
              <w:snapToGrid w:val="0"/>
              <w:color w:val="000000"/>
              <w:kern w:val="0"/>
              <w:sz w:val="19"/>
              <w:szCs w:val="19"/>
              <w:lang w:val="en-US" w:eastAsia="zh-CN" w:bidi="ar"/>
            </w:rPr>
          </w:rPrChange>
        </w:rPr>
        <w:t>dep_socreboard</w:t>
      </w:r>
      <w:r>
        <w:rPr>
          <w:rFonts w:hint="default" w:ascii="Segoe Print" w:hAnsi="Segoe Print" w:eastAsia="Segoe Print" w:cs="Segoe Print"/>
          <w:snapToGrid w:val="0"/>
          <w:color w:val="000000"/>
          <w:kern w:val="0"/>
          <w:sz w:val="19"/>
          <w:szCs w:val="19"/>
          <w:lang w:val="en-US" w:eastAsia="zh-CN" w:bidi="ar"/>
          <w:rPrChange w:id="183" w:author="hy1729" w:date="2026-03-21T12:18:32Z">
            <w:rPr>
              <w:rFonts w:hint="default" w:ascii="MicrosoftYaHei" w:hAnsi="MicrosoftYaHei" w:eastAsia="MicrosoftYaHei" w:cs="MicrosoftYaHei"/>
              <w:snapToGrid w:val="0"/>
              <w:color w:val="000000"/>
              <w:kern w:val="0"/>
              <w:sz w:val="19"/>
              <w:szCs w:val="19"/>
              <w:lang w:val="en-US" w:eastAsia="zh-CN" w:bidi="ar"/>
            </w:rPr>
          </w:rPrChange>
        </w:rPr>
        <w:t>的预取机制</w:t>
      </w:r>
    </w:p>
    <w:p w14:paraId="62CBE829">
      <w:pPr>
        <w:pStyle w:val="4"/>
        <w:spacing w:before="224" w:line="180" w:lineRule="auto"/>
        <w:ind w:firstLine="500" w:firstLineChars="0"/>
        <w:outlineLvl w:val="1"/>
        <w:rPr>
          <w:ins w:id="184" w:author="何安平" w:date="2026-03-17T18:41:45Z"/>
          <w:b/>
          <w:bCs/>
          <w:color w:val="333333"/>
          <w:spacing w:val="7"/>
          <w:sz w:val="24"/>
          <w:szCs w:val="24"/>
        </w:rPr>
      </w:pPr>
      <w:r>
        <w:rPr>
          <w:rFonts w:ascii="Segoe Print" w:hAnsi="Segoe Print" w:eastAsia="Segoe Print" w:cs="Segoe Print"/>
          <w:b/>
          <w:bCs/>
          <w:color w:val="333333"/>
          <w:spacing w:val="7"/>
          <w:sz w:val="24"/>
          <w:szCs w:val="24"/>
          <w:rPrChange w:id="185" w:author="hy1729" w:date="2026-03-21T12:18:32Z">
            <w:rPr>
              <w:rFonts w:ascii="Liberation Sans Narrow" w:hAnsi="Liberation Sans Narrow" w:eastAsia="Liberation Sans Narrow" w:cs="Liberation Sans Narrow"/>
              <w:b/>
              <w:bCs/>
              <w:color w:val="333333"/>
              <w:spacing w:val="7"/>
              <w:sz w:val="24"/>
              <w:szCs w:val="24"/>
            </w:rPr>
          </w:rPrChange>
        </w:rPr>
        <w:t xml:space="preserve">4.3 </w:t>
      </w:r>
      <w:r>
        <w:rPr>
          <w:b/>
          <w:bCs/>
          <w:color w:val="333333"/>
          <w:spacing w:val="7"/>
          <w:sz w:val="24"/>
          <w:szCs w:val="24"/>
        </w:rPr>
        <w:t>微观调度 与张量核的交互细节</w:t>
      </w:r>
    </w:p>
    <w:p w14:paraId="161B62D4">
      <w:pPr>
        <w:pStyle w:val="4"/>
        <w:spacing w:before="224" w:line="180" w:lineRule="auto"/>
        <w:ind w:firstLine="500" w:firstLineChars="0"/>
        <w:outlineLvl w:val="1"/>
        <w:rPr>
          <w:rFonts w:hint="default" w:eastAsia="宋体"/>
          <w:b/>
          <w:bCs/>
          <w:color w:val="333333"/>
          <w:spacing w:val="7"/>
          <w:sz w:val="24"/>
          <w:szCs w:val="24"/>
          <w:lang w:val="en-US" w:eastAsia="zh-CN"/>
          <w:rPrChange w:id="186" w:author="hy1729" w:date="2026-03-21T12:18:32Z">
            <w:rPr>
              <w:rFonts w:hint="default" w:eastAsia="Noto Sans CJK JP"/>
              <w:b/>
              <w:bCs/>
              <w:color w:val="333333"/>
              <w:spacing w:val="7"/>
              <w:sz w:val="24"/>
              <w:szCs w:val="24"/>
              <w:lang w:val="en-US" w:eastAsia="zh-CN"/>
            </w:rPr>
          </w:rPrChange>
        </w:rPr>
      </w:pPr>
      <w:ins w:id="187" w:author="何安平" w:date="2026-03-17T18:41:46Z">
        <w:r>
          <w:rPr>
            <w:rFonts w:hint="eastAsia"/>
            <w:b/>
            <w:bCs/>
            <w:color w:val="333333"/>
            <w:spacing w:val="7"/>
            <w:sz w:val="24"/>
            <w:szCs w:val="24"/>
            <w:lang w:val="en-US" w:eastAsia="zh-CN"/>
          </w:rPr>
          <w:t>4.</w:t>
        </w:r>
      </w:ins>
      <w:ins w:id="188" w:author="何安平" w:date="2026-03-17T18:41:47Z">
        <w:r>
          <w:rPr>
            <w:rFonts w:hint="eastAsia"/>
            <w:b/>
            <w:bCs/>
            <w:color w:val="333333"/>
            <w:spacing w:val="7"/>
            <w:sz w:val="24"/>
            <w:szCs w:val="24"/>
            <w:lang w:val="en-US" w:eastAsia="zh-CN"/>
          </w:rPr>
          <w:t>4</w:t>
        </w:r>
      </w:ins>
      <w:ins w:id="189" w:author="何安平" w:date="2026-03-17T18:41:48Z">
        <w:r>
          <w:rPr>
            <w:rFonts w:hint="eastAsia"/>
            <w:b/>
            <w:bCs/>
            <w:color w:val="333333"/>
            <w:spacing w:val="7"/>
            <w:sz w:val="24"/>
            <w:szCs w:val="24"/>
            <w:lang w:val="en-US" w:eastAsia="zh-CN"/>
          </w:rPr>
          <w:t>和</w:t>
        </w:r>
      </w:ins>
      <w:ins w:id="190" w:author="何安平" w:date="2026-03-17T18:41:49Z">
        <w:r>
          <w:rPr>
            <w:rFonts w:hint="eastAsia"/>
            <w:b/>
            <w:bCs/>
            <w:color w:val="333333"/>
            <w:spacing w:val="7"/>
            <w:sz w:val="24"/>
            <w:szCs w:val="24"/>
            <w:lang w:val="en-US" w:eastAsia="zh-CN"/>
          </w:rPr>
          <w:t>4.5</w:t>
        </w:r>
      </w:ins>
      <w:ins w:id="191" w:author="何安平" w:date="2026-03-17T18:41:50Z">
        <w:r>
          <w:rPr>
            <w:rFonts w:hint="eastAsia"/>
            <w:b/>
            <w:bCs/>
            <w:color w:val="333333"/>
            <w:spacing w:val="7"/>
            <w:sz w:val="24"/>
            <w:szCs w:val="24"/>
            <w:lang w:val="en-US" w:eastAsia="zh-CN"/>
          </w:rPr>
          <w:t>应</w:t>
        </w:r>
      </w:ins>
      <w:ins w:id="192" w:author="何安平" w:date="2026-03-17T18:41:53Z">
        <w:r>
          <w:rPr>
            <w:rFonts w:hint="eastAsia"/>
            <w:b/>
            <w:bCs/>
            <w:color w:val="333333"/>
            <w:spacing w:val="7"/>
            <w:sz w:val="24"/>
            <w:szCs w:val="24"/>
            <w:lang w:val="en-US" w:eastAsia="zh-CN"/>
          </w:rPr>
          <w:t>融入</w:t>
        </w:r>
      </w:ins>
      <w:ins w:id="193" w:author="何安平" w:date="2026-03-17T18:41:54Z">
        <w:r>
          <w:rPr>
            <w:rFonts w:hint="eastAsia"/>
            <w:b/>
            <w:bCs/>
            <w:color w:val="333333"/>
            <w:spacing w:val="7"/>
            <w:sz w:val="24"/>
            <w:szCs w:val="24"/>
            <w:lang w:val="en-US" w:eastAsia="zh-CN"/>
          </w:rPr>
          <w:t>到</w:t>
        </w:r>
      </w:ins>
      <w:ins w:id="194" w:author="何安平" w:date="2026-03-17T18:41:55Z">
        <w:r>
          <w:rPr>
            <w:rFonts w:hint="eastAsia"/>
            <w:b/>
            <w:bCs/>
            <w:color w:val="333333"/>
            <w:spacing w:val="7"/>
            <w:sz w:val="24"/>
            <w:szCs w:val="24"/>
            <w:lang w:val="en-US" w:eastAsia="zh-CN"/>
          </w:rPr>
          <w:t>4.1</w:t>
        </w:r>
      </w:ins>
      <w:ins w:id="195" w:author="何安平" w:date="2026-03-17T18:41:56Z">
        <w:r>
          <w:rPr>
            <w:rFonts w:hint="eastAsia"/>
            <w:b/>
            <w:bCs/>
            <w:color w:val="333333"/>
            <w:spacing w:val="7"/>
            <w:sz w:val="24"/>
            <w:szCs w:val="24"/>
            <w:lang w:val="en-US" w:eastAsia="zh-CN"/>
          </w:rPr>
          <w:t>～</w:t>
        </w:r>
      </w:ins>
      <w:ins w:id="196" w:author="何安平" w:date="2026-03-17T18:41:57Z">
        <w:r>
          <w:rPr>
            <w:rFonts w:hint="eastAsia"/>
            <w:b/>
            <w:bCs/>
            <w:color w:val="333333"/>
            <w:spacing w:val="7"/>
            <w:sz w:val="24"/>
            <w:szCs w:val="24"/>
            <w:lang w:val="en-US" w:eastAsia="zh-CN"/>
          </w:rPr>
          <w:t>4.3</w:t>
        </w:r>
      </w:ins>
    </w:p>
    <w:p w14:paraId="0A2C113A">
      <w:pPr>
        <w:pStyle w:val="4"/>
        <w:spacing w:before="200" w:line="180" w:lineRule="auto"/>
        <w:ind w:firstLine="500" w:firstLineChars="0"/>
        <w:outlineLvl w:val="1"/>
        <w:rPr>
          <w:del w:id="197" w:author="何安平" w:date="2026-03-17T18:41:40Z"/>
          <w:sz w:val="24"/>
          <w:szCs w:val="24"/>
        </w:rPr>
      </w:pPr>
      <w:del w:id="198" w:author="何安平" w:date="2026-03-17T18:41:40Z">
        <w:r>
          <w:rPr>
            <w:rFonts w:ascii="Segoe Print" w:hAnsi="Segoe Print" w:eastAsia="Segoe Print" w:cs="Segoe Print"/>
            <w:b/>
            <w:bCs/>
            <w:color w:val="333333"/>
            <w:spacing w:val="13"/>
            <w:sz w:val="24"/>
            <w:szCs w:val="24"/>
            <w:rPrChange w:id="199" w:author="hy1729" w:date="2026-03-21T12:18:32Z">
              <w:rPr>
                <w:rFonts w:ascii="Liberation Sans Narrow" w:hAnsi="Liberation Sans Narrow" w:eastAsia="Liberation Sans Narrow" w:cs="Liberation Sans Narrow"/>
                <w:b/>
                <w:bCs/>
                <w:color w:val="333333"/>
                <w:spacing w:val="13"/>
                <w:sz w:val="24"/>
                <w:szCs w:val="24"/>
              </w:rPr>
            </w:rPrChange>
          </w:rPr>
          <w:delText xml:space="preserve">4.4 </w:delText>
        </w:r>
      </w:del>
      <w:del w:id="201" w:author="何安平" w:date="2026-03-17T18:41:40Z">
        <w:r>
          <w:rPr>
            <w:b/>
            <w:bCs/>
            <w:color w:val="333333"/>
            <w:spacing w:val="13"/>
            <w:sz w:val="24"/>
            <w:szCs w:val="24"/>
          </w:rPr>
          <w:delText>结果分发</w:delText>
        </w:r>
      </w:del>
      <w:del w:id="202" w:author="何安平" w:date="2026-03-17T18:41:40Z">
        <w:r>
          <w:rPr>
            <w:rFonts w:ascii="Segoe Print" w:hAnsi="Segoe Print" w:eastAsia="Segoe Print" w:cs="Segoe Print"/>
            <w:b/>
            <w:bCs/>
            <w:color w:val="333333"/>
            <w:spacing w:val="13"/>
            <w:sz w:val="24"/>
            <w:szCs w:val="24"/>
            <w:rPrChange w:id="203" w:author="hy1729" w:date="2026-03-21T12:18:32Z">
              <w:rPr>
                <w:rFonts w:ascii="Liberation Sans Narrow" w:hAnsi="Liberation Sans Narrow" w:eastAsia="Liberation Sans Narrow" w:cs="Liberation Sans Narrow"/>
                <w:b/>
                <w:bCs/>
                <w:color w:val="333333"/>
                <w:spacing w:val="13"/>
                <w:sz w:val="24"/>
                <w:szCs w:val="24"/>
              </w:rPr>
            </w:rPrChange>
          </w:rPr>
          <w:delText>/</w:delText>
        </w:r>
      </w:del>
      <w:del w:id="205" w:author="何安平" w:date="2026-03-17T18:41:40Z">
        <w:r>
          <w:rPr>
            <w:b/>
            <w:bCs/>
            <w:color w:val="333333"/>
            <w:spacing w:val="13"/>
            <w:sz w:val="24"/>
            <w:szCs w:val="24"/>
          </w:rPr>
          <w:delText>写回</w:delText>
        </w:r>
      </w:del>
    </w:p>
    <w:p w14:paraId="6D499427">
      <w:pPr>
        <w:pStyle w:val="4"/>
        <w:spacing w:before="199" w:line="182" w:lineRule="auto"/>
        <w:ind w:left="205" w:firstLine="498" w:firstLineChars="0"/>
        <w:rPr>
          <w:del w:id="206" w:author="何安平" w:date="2026-03-17T18:41:40Z"/>
        </w:rPr>
      </w:pPr>
      <w:del w:id="207" w:author="何安平" w:date="2026-03-17T18:41:40Z">
        <w:r>
          <w:rPr>
            <w:color w:val="333333"/>
            <w:position w:val="4"/>
          </w:rPr>
          <w:drawing>
            <wp:inline distT="0" distB="0" distL="0" distR="0">
              <wp:extent cx="47625" cy="47625"/>
              <wp:effectExtent l="0" t="0" r="0" b="0"/>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11"/>
                      <a:stretch>
                        <a:fillRect/>
                      </a:stretch>
                    </pic:blipFill>
                    <pic:spPr>
                      <a:xfrm>
                        <a:off x="0" y="0"/>
                        <a:ext cx="47625" cy="47625"/>
                      </a:xfrm>
                      <a:prstGeom prst="rect">
                        <a:avLst/>
                      </a:prstGeom>
                    </pic:spPr>
                  </pic:pic>
                </a:graphicData>
              </a:graphic>
            </wp:inline>
          </w:drawing>
        </w:r>
      </w:del>
      <w:del w:id="209" w:author="何安平" w:date="2026-03-17T18:41:40Z">
        <w:r>
          <w:rPr>
            <w:color w:val="333333"/>
            <w:spacing w:val="14"/>
            <w:w w:val="101"/>
          </w:rPr>
          <w:delText xml:space="preserve">   </w:delText>
        </w:r>
      </w:del>
      <w:del w:id="210" w:author="何安平" w:date="2026-03-17T18:41:40Z">
        <w:r>
          <w:rPr>
            <w:color w:val="333333"/>
            <w:spacing w:val="4"/>
          </w:rPr>
          <w:delText>分解因子的写回</w:delText>
        </w:r>
      </w:del>
    </w:p>
    <w:p w14:paraId="691ECDF6">
      <w:pPr>
        <w:pStyle w:val="4"/>
        <w:spacing w:before="148" w:line="184" w:lineRule="auto"/>
        <w:ind w:left="205" w:firstLine="498" w:firstLineChars="0"/>
        <w:rPr>
          <w:del w:id="211" w:author="何安平" w:date="2026-03-17T18:41:40Z"/>
        </w:rPr>
      </w:pPr>
      <w:del w:id="212" w:author="何安平" w:date="2026-03-17T18:41:40Z">
        <w:r>
          <w:rPr>
            <w:color w:val="333333"/>
            <w:position w:val="4"/>
          </w:rPr>
          <w:drawing>
            <wp:inline distT="0" distB="0" distL="0" distR="0">
              <wp:extent cx="47625" cy="47625"/>
              <wp:effectExtent l="0" t="0" r="0" b="0"/>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11"/>
                      <a:stretch>
                        <a:fillRect/>
                      </a:stretch>
                    </pic:blipFill>
                    <pic:spPr>
                      <a:xfrm>
                        <a:off x="0" y="0"/>
                        <a:ext cx="47625" cy="47625"/>
                      </a:xfrm>
                      <a:prstGeom prst="rect">
                        <a:avLst/>
                      </a:prstGeom>
                    </pic:spPr>
                  </pic:pic>
                </a:graphicData>
              </a:graphic>
            </wp:inline>
          </w:drawing>
        </w:r>
      </w:del>
      <w:del w:id="214" w:author="何安平" w:date="2026-03-17T18:41:40Z">
        <w:r>
          <w:rPr>
            <w:color w:val="333333"/>
            <w:spacing w:val="16"/>
          </w:rPr>
          <w:delText xml:space="preserve">   </w:delText>
        </w:r>
      </w:del>
      <w:del w:id="215" w:author="何安平" w:date="2026-03-17T18:41:40Z">
        <w:r>
          <w:rPr>
            <w:color w:val="333333"/>
            <w:spacing w:val="4"/>
          </w:rPr>
          <w:delText>更新矩阵写入父节点数据区</w:delText>
        </w:r>
      </w:del>
    </w:p>
    <w:p w14:paraId="5BA752F3">
      <w:pPr>
        <w:pStyle w:val="4"/>
        <w:spacing w:before="225" w:line="179" w:lineRule="auto"/>
        <w:ind w:firstLine="500" w:firstLineChars="0"/>
        <w:outlineLvl w:val="1"/>
        <w:rPr>
          <w:del w:id="216" w:author="何安平" w:date="2026-03-17T18:41:40Z"/>
          <w:sz w:val="24"/>
          <w:szCs w:val="24"/>
        </w:rPr>
      </w:pPr>
      <w:del w:id="217" w:author="何安平" w:date="2026-03-17T18:41:40Z">
        <w:r>
          <w:rPr>
            <w:rFonts w:ascii="Segoe Print" w:hAnsi="Segoe Print" w:eastAsia="Segoe Print" w:cs="Segoe Print"/>
            <w:b/>
            <w:bCs/>
            <w:color w:val="333333"/>
            <w:spacing w:val="9"/>
            <w:sz w:val="24"/>
            <w:szCs w:val="24"/>
            <w:rPrChange w:id="218" w:author="hy1729" w:date="2026-03-21T12:18:32Z">
              <w:rPr>
                <w:rFonts w:ascii="Liberation Sans Narrow" w:hAnsi="Liberation Sans Narrow" w:eastAsia="Liberation Sans Narrow" w:cs="Liberation Sans Narrow"/>
                <w:b/>
                <w:bCs/>
                <w:color w:val="333333"/>
                <w:spacing w:val="9"/>
                <w:sz w:val="24"/>
                <w:szCs w:val="24"/>
              </w:rPr>
            </w:rPrChange>
          </w:rPr>
          <w:delText xml:space="preserve">4.5 </w:delText>
        </w:r>
      </w:del>
      <w:del w:id="220" w:author="何安平" w:date="2026-03-17T18:41:40Z">
        <w:r>
          <w:rPr>
            <w:b/>
            <w:bCs/>
            <w:color w:val="333333"/>
            <w:spacing w:val="9"/>
            <w:sz w:val="24"/>
            <w:szCs w:val="24"/>
          </w:rPr>
          <w:delText>关键状态机设计</w:delText>
        </w:r>
      </w:del>
    </w:p>
    <w:p w14:paraId="08314AE2">
      <w:pPr>
        <w:pStyle w:val="4"/>
        <w:spacing w:before="186" w:line="181" w:lineRule="auto"/>
        <w:ind w:firstLine="500" w:firstLineChars="0"/>
        <w:outlineLvl w:val="1"/>
        <w:rPr>
          <w:sz w:val="24"/>
          <w:szCs w:val="24"/>
        </w:rPr>
      </w:pPr>
      <w:r>
        <w:rPr>
          <w:rFonts w:ascii="Segoe Print" w:hAnsi="Segoe Print" w:eastAsia="Segoe Print" w:cs="Segoe Print"/>
          <w:b/>
          <w:bCs/>
          <w:color w:val="333333"/>
          <w:spacing w:val="12"/>
          <w:sz w:val="24"/>
          <w:szCs w:val="24"/>
          <w:rPrChange w:id="221" w:author="hy1729" w:date="2026-03-21T12:18:32Z">
            <w:rPr>
              <w:rFonts w:ascii="Liberation Sans Narrow" w:hAnsi="Liberation Sans Narrow" w:eastAsia="Liberation Sans Narrow" w:cs="Liberation Sans Narrow"/>
              <w:b/>
              <w:bCs/>
              <w:color w:val="333333"/>
              <w:spacing w:val="12"/>
              <w:sz w:val="24"/>
              <w:szCs w:val="24"/>
            </w:rPr>
          </w:rPrChange>
        </w:rPr>
        <w:t>4.6</w:t>
      </w:r>
      <w:r>
        <w:rPr>
          <w:b/>
          <w:bCs/>
          <w:color w:val="333333"/>
          <w:spacing w:val="12"/>
          <w:sz w:val="24"/>
          <w:szCs w:val="24"/>
        </w:rPr>
        <w:t>本章小结</w:t>
      </w:r>
    </w:p>
    <w:p w14:paraId="3E6D74A4">
      <w:pPr>
        <w:pStyle w:val="4"/>
        <w:spacing w:before="201" w:line="180" w:lineRule="auto"/>
        <w:ind w:left="7"/>
        <w:outlineLvl w:val="0"/>
        <w:rPr>
          <w:sz w:val="24"/>
          <w:szCs w:val="24"/>
        </w:rPr>
      </w:pPr>
      <w:r>
        <w:rPr>
          <w:rFonts w:ascii="Segoe Print" w:hAnsi="Segoe Print" w:eastAsia="Segoe Print" w:cs="Segoe Print"/>
          <w:b/>
          <w:bCs/>
          <w:color w:val="333333"/>
          <w:spacing w:val="29"/>
          <w:sz w:val="24"/>
          <w:szCs w:val="24"/>
          <w:rPrChange w:id="222" w:author="hy1729" w:date="2026-03-21T12:18:32Z">
            <w:rPr>
              <w:rFonts w:ascii="Liberation Sans Narrow" w:hAnsi="Liberation Sans Narrow" w:eastAsia="Liberation Sans Narrow" w:cs="Liberation Sans Narrow"/>
              <w:b/>
              <w:bCs/>
              <w:color w:val="333333"/>
              <w:spacing w:val="29"/>
              <w:sz w:val="24"/>
              <w:szCs w:val="24"/>
            </w:rPr>
          </w:rPrChange>
        </w:rPr>
        <w:t xml:space="preserve">5. </w:t>
      </w:r>
      <w:r>
        <w:rPr>
          <w:rFonts w:ascii="Segoe Print" w:hAnsi="Segoe Print" w:eastAsia="Segoe Print" w:cs="Segoe Print"/>
          <w:b/>
          <w:bCs/>
          <w:color w:val="333333"/>
          <w:sz w:val="24"/>
          <w:szCs w:val="24"/>
          <w:rPrChange w:id="223" w:author="hy1729" w:date="2026-03-21T12:18:32Z">
            <w:rPr>
              <w:rFonts w:ascii="Liberation Sans Narrow" w:hAnsi="Liberation Sans Narrow" w:eastAsia="Liberation Sans Narrow" w:cs="Liberation Sans Narrow"/>
              <w:b/>
              <w:bCs/>
              <w:color w:val="333333"/>
              <w:sz w:val="24"/>
              <w:szCs w:val="24"/>
            </w:rPr>
          </w:rPrChange>
        </w:rPr>
        <w:t>ATU</w:t>
      </w:r>
      <w:r>
        <w:rPr>
          <w:rFonts w:ascii="Segoe Print" w:hAnsi="Segoe Print" w:eastAsia="Segoe Print" w:cs="Segoe Print"/>
          <w:b/>
          <w:bCs/>
          <w:color w:val="333333"/>
          <w:spacing w:val="33"/>
          <w:sz w:val="24"/>
          <w:szCs w:val="24"/>
          <w:rPrChange w:id="224" w:author="hy1729" w:date="2026-03-21T12:18:32Z">
            <w:rPr>
              <w:rFonts w:ascii="Liberation Sans Narrow" w:hAnsi="Liberation Sans Narrow" w:eastAsia="Liberation Sans Narrow" w:cs="Liberation Sans Narrow"/>
              <w:b/>
              <w:bCs/>
              <w:color w:val="333333"/>
              <w:spacing w:val="33"/>
              <w:sz w:val="24"/>
              <w:szCs w:val="24"/>
            </w:rPr>
          </w:rPrChange>
        </w:rPr>
        <w:t xml:space="preserve"> </w:t>
      </w:r>
      <w:r>
        <w:rPr>
          <w:rFonts w:ascii="Segoe Print" w:hAnsi="Segoe Print" w:eastAsia="Segoe Print" w:cs="Segoe Print"/>
          <w:b/>
          <w:bCs/>
          <w:color w:val="333333"/>
          <w:sz w:val="24"/>
          <w:szCs w:val="24"/>
          <w:rPrChange w:id="225" w:author="hy1729" w:date="2026-03-21T12:18:32Z">
            <w:rPr>
              <w:rFonts w:ascii="Liberation Sans Narrow" w:hAnsi="Liberation Sans Narrow" w:eastAsia="Liberation Sans Narrow" w:cs="Liberation Sans Narrow"/>
              <w:b/>
              <w:bCs/>
              <w:color w:val="333333"/>
              <w:sz w:val="24"/>
              <w:szCs w:val="24"/>
            </w:rPr>
          </w:rPrChange>
        </w:rPr>
        <w:t>HPU</w:t>
      </w:r>
      <w:r>
        <w:rPr>
          <w:b/>
          <w:bCs/>
          <w:color w:val="333333"/>
          <w:spacing w:val="29"/>
          <w:sz w:val="24"/>
          <w:szCs w:val="24"/>
        </w:rPr>
        <w:t>与数值分解</w:t>
      </w:r>
    </w:p>
    <w:p w14:paraId="533A1B33">
      <w:pPr>
        <w:pStyle w:val="4"/>
        <w:spacing w:before="202" w:line="179" w:lineRule="auto"/>
        <w:ind w:left="7" w:leftChars="0" w:firstLine="500" w:firstLineChars="0"/>
        <w:outlineLvl w:val="1"/>
        <w:rPr>
          <w:sz w:val="24"/>
          <w:szCs w:val="24"/>
        </w:rPr>
      </w:pPr>
      <w:r>
        <w:rPr>
          <w:rFonts w:ascii="Segoe Print" w:hAnsi="Segoe Print" w:eastAsia="Segoe Print" w:cs="Segoe Print"/>
          <w:b/>
          <w:bCs/>
          <w:color w:val="333333"/>
          <w:spacing w:val="32"/>
          <w:sz w:val="24"/>
          <w:szCs w:val="24"/>
          <w:rPrChange w:id="226" w:author="hy1729" w:date="2026-03-21T12:18:32Z">
            <w:rPr>
              <w:rFonts w:ascii="Liberation Sans Narrow" w:hAnsi="Liberation Sans Narrow" w:eastAsia="Liberation Sans Narrow" w:cs="Liberation Sans Narrow"/>
              <w:b/>
              <w:bCs/>
              <w:color w:val="333333"/>
              <w:spacing w:val="32"/>
              <w:sz w:val="24"/>
              <w:szCs w:val="24"/>
            </w:rPr>
          </w:rPrChange>
        </w:rPr>
        <w:t>5.1</w:t>
      </w:r>
      <w:r>
        <w:rPr>
          <w:rFonts w:ascii="Segoe Print" w:hAnsi="Segoe Print" w:eastAsia="Segoe Print" w:cs="Segoe Print"/>
          <w:b/>
          <w:bCs/>
          <w:color w:val="333333"/>
          <w:spacing w:val="35"/>
          <w:sz w:val="24"/>
          <w:szCs w:val="24"/>
          <w:rPrChange w:id="227" w:author="hy1729" w:date="2026-03-21T12:18:32Z">
            <w:rPr>
              <w:rFonts w:ascii="Liberation Sans Narrow" w:hAnsi="Liberation Sans Narrow" w:eastAsia="Liberation Sans Narrow" w:cs="Liberation Sans Narrow"/>
              <w:b/>
              <w:bCs/>
              <w:color w:val="333333"/>
              <w:spacing w:val="35"/>
              <w:sz w:val="24"/>
              <w:szCs w:val="24"/>
            </w:rPr>
          </w:rPrChange>
        </w:rPr>
        <w:t xml:space="preserve"> </w:t>
      </w:r>
      <w:r>
        <w:rPr>
          <w:rFonts w:ascii="Segoe Print" w:hAnsi="Segoe Print" w:eastAsia="Segoe Print" w:cs="Segoe Print"/>
          <w:b/>
          <w:bCs/>
          <w:color w:val="333333"/>
          <w:sz w:val="24"/>
          <w:szCs w:val="24"/>
          <w:rPrChange w:id="228" w:author="hy1729" w:date="2026-03-21T12:18:32Z">
            <w:rPr>
              <w:rFonts w:ascii="Liberation Sans Narrow" w:hAnsi="Liberation Sans Narrow" w:eastAsia="Liberation Sans Narrow" w:cs="Liberation Sans Narrow"/>
              <w:b/>
              <w:bCs/>
              <w:color w:val="333333"/>
              <w:sz w:val="24"/>
              <w:szCs w:val="24"/>
            </w:rPr>
          </w:rPrChange>
        </w:rPr>
        <w:t>HPU</w:t>
      </w:r>
      <w:r>
        <w:rPr>
          <w:rFonts w:ascii="Segoe Print" w:hAnsi="Segoe Print" w:eastAsia="Segoe Print" w:cs="Segoe Print"/>
          <w:b/>
          <w:bCs/>
          <w:color w:val="333333"/>
          <w:spacing w:val="32"/>
          <w:sz w:val="24"/>
          <w:szCs w:val="24"/>
          <w:rPrChange w:id="229" w:author="hy1729" w:date="2026-03-21T12:18:32Z">
            <w:rPr>
              <w:rFonts w:ascii="Liberation Sans Narrow" w:hAnsi="Liberation Sans Narrow" w:eastAsia="Liberation Sans Narrow" w:cs="Liberation Sans Narrow"/>
              <w:b/>
              <w:bCs/>
              <w:color w:val="333333"/>
              <w:spacing w:val="32"/>
              <w:sz w:val="24"/>
              <w:szCs w:val="24"/>
            </w:rPr>
          </w:rPrChange>
        </w:rPr>
        <w:t xml:space="preserve"> </w:t>
      </w:r>
      <w:r>
        <w:rPr>
          <w:rFonts w:ascii="Segoe Print" w:hAnsi="Segoe Print" w:eastAsia="Segoe Print" w:cs="Segoe Print"/>
          <w:b/>
          <w:bCs/>
          <w:color w:val="333333"/>
          <w:sz w:val="24"/>
          <w:szCs w:val="24"/>
          <w:rPrChange w:id="230" w:author="hy1729" w:date="2026-03-21T12:18:32Z">
            <w:rPr>
              <w:rFonts w:ascii="Liberation Sans Narrow" w:hAnsi="Liberation Sans Narrow" w:eastAsia="Liberation Sans Narrow" w:cs="Liberation Sans Narrow"/>
              <w:b/>
              <w:bCs/>
              <w:color w:val="333333"/>
              <w:sz w:val="24"/>
              <w:szCs w:val="24"/>
            </w:rPr>
          </w:rPrChange>
        </w:rPr>
        <w:t>ATU</w:t>
      </w:r>
      <w:r>
        <w:rPr>
          <w:b/>
          <w:bCs/>
          <w:color w:val="333333"/>
          <w:spacing w:val="32"/>
          <w:sz w:val="24"/>
          <w:szCs w:val="24"/>
        </w:rPr>
        <w:t>机制分析</w:t>
      </w:r>
    </w:p>
    <w:p w14:paraId="6C8F2EA3">
      <w:pPr>
        <w:pStyle w:val="4"/>
        <w:spacing w:before="214" w:line="182" w:lineRule="auto"/>
        <w:ind w:left="205" w:firstLine="498" w:firstLineChars="0"/>
      </w:pPr>
      <w:r>
        <w:rPr>
          <w:rFonts w:ascii="Segoe Print" w:hAnsi="Segoe Print" w:eastAsia="Segoe Print" w:cs="Segoe Print"/>
          <w:color w:val="333333"/>
          <w:position w:val="4"/>
          <w:rPrChange w:id="232" w:author="hy1729" w:date="2026-03-21T12:18:32Z">
            <w:rPr>
              <w:rFonts w:ascii="Liberation Sans Narrow" w:hAnsi="Liberation Sans Narrow" w:eastAsia="Liberation Sans Narrow" w:cs="Liberation Sans Narrow"/>
              <w:color w:val="333333"/>
              <w:position w:val="4"/>
            </w:rPr>
          </w:rPrChange>
        </w:rPr>
        <w:drawing>
          <wp:inline distT="0" distB="0" distL="0" distR="0">
            <wp:extent cx="47625" cy="47625"/>
            <wp:effectExtent l="0" t="0" r="0" b="0"/>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9"/>
                    <a:stretch>
                      <a:fillRect/>
                    </a:stretch>
                  </pic:blipFill>
                  <pic:spPr>
                    <a:xfrm>
                      <a:off x="0" y="0"/>
                      <a:ext cx="47625" cy="47625"/>
                    </a:xfrm>
                    <a:prstGeom prst="rect">
                      <a:avLst/>
                    </a:prstGeom>
                  </pic:spPr>
                </pic:pic>
              </a:graphicData>
            </a:graphic>
          </wp:inline>
        </w:drawing>
      </w:r>
      <w:r>
        <w:rPr>
          <w:rFonts w:ascii="Segoe Print" w:hAnsi="Segoe Print" w:eastAsia="Segoe Print" w:cs="Segoe Print"/>
          <w:color w:val="333333"/>
          <w:spacing w:val="2"/>
          <w:rPrChange w:id="233" w:author="hy1729" w:date="2026-03-21T12:18:32Z">
            <w:rPr>
              <w:rFonts w:ascii="Liberation Sans Narrow" w:hAnsi="Liberation Sans Narrow" w:eastAsia="Liberation Sans Narrow" w:cs="Liberation Sans Narrow"/>
              <w:color w:val="333333"/>
              <w:spacing w:val="2"/>
            </w:rPr>
          </w:rPrChange>
        </w:rPr>
        <w:t xml:space="preserve">    </w:t>
      </w:r>
      <w:r>
        <w:rPr>
          <w:rFonts w:ascii="Segoe Print" w:hAnsi="Segoe Print" w:eastAsia="Segoe Print" w:cs="Segoe Print"/>
          <w:color w:val="333333"/>
          <w:rPrChange w:id="234" w:author="hy1729" w:date="2026-03-21T12:18:32Z">
            <w:rPr>
              <w:rFonts w:ascii="Liberation Sans Narrow" w:hAnsi="Liberation Sans Narrow" w:eastAsia="Liberation Sans Narrow" w:cs="Liberation Sans Narrow"/>
              <w:color w:val="333333"/>
            </w:rPr>
          </w:rPrChange>
        </w:rPr>
        <w:t>HPU</w:t>
      </w:r>
      <w:r>
        <w:rPr>
          <w:rFonts w:ascii="Segoe Print" w:hAnsi="Segoe Print" w:eastAsia="Segoe Print" w:cs="Segoe Print"/>
          <w:color w:val="333333"/>
          <w:spacing w:val="13"/>
          <w:rPrChange w:id="235" w:author="hy1729" w:date="2026-03-21T12:18:32Z">
            <w:rPr>
              <w:rFonts w:ascii="Liberation Sans Narrow" w:hAnsi="Liberation Sans Narrow" w:eastAsia="Liberation Sans Narrow" w:cs="Liberation Sans Narrow"/>
              <w:color w:val="333333"/>
              <w:spacing w:val="13"/>
            </w:rPr>
          </w:rPrChange>
        </w:rPr>
        <w:t xml:space="preserve"> </w:t>
      </w:r>
      <w:r>
        <w:rPr>
          <w:color w:val="333333"/>
          <w:spacing w:val="13"/>
        </w:rPr>
        <w:t>进行主元搜索</w:t>
      </w:r>
    </w:p>
    <w:p w14:paraId="62282650">
      <w:pPr>
        <w:pStyle w:val="4"/>
        <w:spacing w:before="133" w:line="184" w:lineRule="auto"/>
        <w:ind w:left="205" w:firstLine="498" w:firstLineChars="0"/>
      </w:pPr>
      <w:r>
        <w:rPr>
          <w:rFonts w:ascii="Segoe Print" w:hAnsi="Segoe Print" w:eastAsia="Segoe Print" w:cs="Segoe Print"/>
          <w:color w:val="333333"/>
          <w:position w:val="4"/>
          <w:rPrChange w:id="237" w:author="hy1729" w:date="2026-03-21T12:18:32Z">
            <w:rPr>
              <w:rFonts w:ascii="Liberation Sans Narrow" w:hAnsi="Liberation Sans Narrow" w:eastAsia="Liberation Sans Narrow" w:cs="Liberation Sans Narrow"/>
              <w:color w:val="333333"/>
              <w:position w:val="4"/>
            </w:rPr>
          </w:rPrChange>
        </w:rPr>
        <w:drawing>
          <wp:inline distT="0" distB="0" distL="0" distR="0">
            <wp:extent cx="47625" cy="47625"/>
            <wp:effectExtent l="0" t="0" r="0" b="0"/>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11"/>
                    <a:stretch>
                      <a:fillRect/>
                    </a:stretch>
                  </pic:blipFill>
                  <pic:spPr>
                    <a:xfrm>
                      <a:off x="0" y="0"/>
                      <a:ext cx="47625" cy="47625"/>
                    </a:xfrm>
                    <a:prstGeom prst="rect">
                      <a:avLst/>
                    </a:prstGeom>
                  </pic:spPr>
                </pic:pic>
              </a:graphicData>
            </a:graphic>
          </wp:inline>
        </w:drawing>
      </w:r>
      <w:r>
        <w:rPr>
          <w:rFonts w:ascii="Segoe Print" w:hAnsi="Segoe Print" w:eastAsia="Segoe Print" w:cs="Segoe Print"/>
          <w:color w:val="333333"/>
          <w:spacing w:val="13"/>
          <w:rPrChange w:id="238" w:author="hy1729" w:date="2026-03-21T12:18:32Z">
            <w:rPr>
              <w:rFonts w:ascii="Liberation Sans Narrow" w:hAnsi="Liberation Sans Narrow" w:eastAsia="Liberation Sans Narrow" w:cs="Liberation Sans Narrow"/>
              <w:color w:val="333333"/>
              <w:spacing w:val="13"/>
            </w:rPr>
          </w:rPrChange>
        </w:rPr>
        <w:t xml:space="preserve">   </w:t>
      </w:r>
      <w:r>
        <w:rPr>
          <w:rFonts w:ascii="Segoe Print" w:hAnsi="Segoe Print" w:eastAsia="Segoe Print" w:cs="Segoe Print"/>
          <w:color w:val="333333"/>
          <w:rPrChange w:id="239" w:author="hy1729" w:date="2026-03-21T12:18:32Z">
            <w:rPr>
              <w:rFonts w:ascii="Liberation Sans Narrow" w:hAnsi="Liberation Sans Narrow" w:eastAsia="Liberation Sans Narrow" w:cs="Liberation Sans Narrow"/>
              <w:color w:val="333333"/>
            </w:rPr>
          </w:rPrChange>
        </w:rPr>
        <w:t>ATU</w:t>
      </w:r>
      <w:r>
        <w:rPr>
          <w:color w:val="333333"/>
          <w:spacing w:val="13"/>
        </w:rPr>
        <w:t>负责零拷贝置换</w:t>
      </w:r>
    </w:p>
    <w:p w14:paraId="1AE6BF8A">
      <w:pPr>
        <w:pStyle w:val="4"/>
        <w:spacing w:before="224" w:line="181" w:lineRule="auto"/>
        <w:ind w:left="7" w:leftChars="0" w:firstLine="500" w:firstLineChars="0"/>
        <w:outlineLvl w:val="1"/>
        <w:rPr>
          <w:sz w:val="24"/>
          <w:szCs w:val="24"/>
        </w:rPr>
      </w:pPr>
      <w:r>
        <w:rPr>
          <w:rFonts w:ascii="Segoe Print" w:hAnsi="Segoe Print" w:eastAsia="Segoe Print" w:cs="Segoe Print"/>
          <w:b/>
          <w:bCs/>
          <w:color w:val="333333"/>
          <w:spacing w:val="7"/>
          <w:sz w:val="24"/>
          <w:szCs w:val="24"/>
          <w:rPrChange w:id="240" w:author="hy1729" w:date="2026-03-21T12:18:32Z">
            <w:rPr>
              <w:rFonts w:ascii="Liberation Sans Narrow" w:hAnsi="Liberation Sans Narrow" w:eastAsia="Liberation Sans Narrow" w:cs="Liberation Sans Narrow"/>
              <w:b/>
              <w:bCs/>
              <w:color w:val="333333"/>
              <w:spacing w:val="7"/>
              <w:sz w:val="24"/>
              <w:szCs w:val="24"/>
            </w:rPr>
          </w:rPrChange>
        </w:rPr>
        <w:t xml:space="preserve">5.2 </w:t>
      </w:r>
      <w:r>
        <w:rPr>
          <w:b/>
          <w:bCs/>
          <w:color w:val="333333"/>
          <w:spacing w:val="7"/>
          <w:sz w:val="24"/>
          <w:szCs w:val="24"/>
        </w:rPr>
        <w:t>置换矩阵引入后的计算语义</w:t>
      </w:r>
    </w:p>
    <w:p w14:paraId="3853925D">
      <w:pPr>
        <w:pStyle w:val="4"/>
        <w:spacing w:before="184" w:line="181" w:lineRule="auto"/>
        <w:ind w:left="7" w:leftChars="0" w:firstLine="500" w:firstLineChars="0"/>
        <w:outlineLvl w:val="1"/>
        <w:rPr>
          <w:ins w:id="241" w:author="何安平" w:date="2026-03-17T18:42:35Z"/>
          <w:b/>
          <w:bCs/>
          <w:color w:val="333333"/>
          <w:spacing w:val="10"/>
          <w:sz w:val="24"/>
          <w:szCs w:val="24"/>
        </w:rPr>
      </w:pPr>
      <w:r>
        <w:rPr>
          <w:rFonts w:ascii="Segoe Print" w:hAnsi="Segoe Print" w:eastAsia="Segoe Print" w:cs="Segoe Print"/>
          <w:b/>
          <w:bCs/>
          <w:color w:val="333333"/>
          <w:spacing w:val="10"/>
          <w:sz w:val="24"/>
          <w:szCs w:val="24"/>
          <w:rPrChange w:id="242" w:author="hy1729" w:date="2026-03-21T12:18:32Z">
            <w:rPr>
              <w:rFonts w:ascii="Liberation Sans Narrow" w:hAnsi="Liberation Sans Narrow" w:eastAsia="Liberation Sans Narrow" w:cs="Liberation Sans Narrow"/>
              <w:b/>
              <w:bCs/>
              <w:color w:val="333333"/>
              <w:spacing w:val="10"/>
              <w:sz w:val="24"/>
              <w:szCs w:val="24"/>
            </w:rPr>
          </w:rPrChange>
        </w:rPr>
        <w:t xml:space="preserve">5.3 </w:t>
      </w:r>
      <w:r>
        <w:rPr>
          <w:b/>
          <w:bCs/>
          <w:color w:val="333333"/>
          <w:spacing w:val="10"/>
          <w:sz w:val="24"/>
          <w:szCs w:val="24"/>
        </w:rPr>
        <w:t>本章小结</w:t>
      </w:r>
    </w:p>
    <w:p w14:paraId="783DDE0F">
      <w:pPr>
        <w:pStyle w:val="4"/>
        <w:spacing w:before="184" w:line="181" w:lineRule="auto"/>
        <w:ind w:left="7" w:leftChars="0" w:firstLine="500" w:firstLineChars="0"/>
        <w:outlineLvl w:val="1"/>
        <w:rPr>
          <w:rFonts w:hint="default" w:eastAsia="宋体"/>
          <w:b/>
          <w:bCs/>
          <w:color w:val="333333"/>
          <w:spacing w:val="10"/>
          <w:sz w:val="24"/>
          <w:szCs w:val="24"/>
          <w:lang w:val="en-US" w:eastAsia="zh-CN"/>
          <w:rPrChange w:id="243" w:author="hy1729" w:date="2026-03-21T12:18:32Z">
            <w:rPr>
              <w:rFonts w:hint="default" w:eastAsia="Noto Sans CJK JP"/>
              <w:b/>
              <w:bCs/>
              <w:color w:val="333333"/>
              <w:spacing w:val="10"/>
              <w:sz w:val="24"/>
              <w:szCs w:val="24"/>
              <w:lang w:val="en-US" w:eastAsia="zh-CN"/>
            </w:rPr>
          </w:rPrChange>
        </w:rPr>
      </w:pPr>
      <w:ins w:id="244" w:author="何安平" w:date="2026-03-17T18:42:38Z">
        <w:r>
          <w:rPr>
            <w:rFonts w:hint="eastAsia"/>
            <w:b/>
            <w:bCs/>
            <w:color w:val="333333"/>
            <w:spacing w:val="10"/>
            <w:sz w:val="24"/>
            <w:szCs w:val="24"/>
            <w:lang w:val="en-US" w:eastAsia="zh-CN"/>
          </w:rPr>
          <w:t>5</w:t>
        </w:r>
      </w:ins>
      <w:ins w:id="245" w:author="何安平" w:date="2026-03-17T18:42:40Z">
        <w:r>
          <w:rPr>
            <w:rFonts w:hint="eastAsia"/>
            <w:b/>
            <w:bCs/>
            <w:color w:val="333333"/>
            <w:spacing w:val="10"/>
            <w:sz w:val="24"/>
            <w:szCs w:val="24"/>
            <w:lang w:val="en-US" w:eastAsia="zh-CN"/>
          </w:rPr>
          <w:t>和</w:t>
        </w:r>
      </w:ins>
      <w:ins w:id="246" w:author="何安平" w:date="2026-03-17T18:42:41Z">
        <w:r>
          <w:rPr>
            <w:rFonts w:hint="eastAsia"/>
            <w:b/>
            <w:bCs/>
            <w:color w:val="333333"/>
            <w:spacing w:val="10"/>
            <w:sz w:val="24"/>
            <w:szCs w:val="24"/>
            <w:lang w:val="en-US" w:eastAsia="zh-CN"/>
          </w:rPr>
          <w:t>6</w:t>
        </w:r>
      </w:ins>
      <w:ins w:id="247" w:author="何安平" w:date="2026-03-17T18:42:42Z">
        <w:r>
          <w:rPr>
            <w:rFonts w:hint="eastAsia"/>
            <w:b/>
            <w:bCs/>
            <w:color w:val="333333"/>
            <w:spacing w:val="10"/>
            <w:sz w:val="24"/>
            <w:szCs w:val="24"/>
            <w:lang w:val="en-US" w:eastAsia="zh-CN"/>
          </w:rPr>
          <w:t>章</w:t>
        </w:r>
      </w:ins>
      <w:ins w:id="248" w:author="何安平" w:date="2026-03-17T18:42:43Z">
        <w:r>
          <w:rPr>
            <w:rFonts w:hint="eastAsia"/>
            <w:b/>
            <w:bCs/>
            <w:color w:val="333333"/>
            <w:spacing w:val="10"/>
            <w:sz w:val="24"/>
            <w:szCs w:val="24"/>
            <w:lang w:val="en-US" w:eastAsia="zh-CN"/>
          </w:rPr>
          <w:t>融合</w:t>
        </w:r>
      </w:ins>
      <w:ins w:id="249" w:author="何安平" w:date="2026-03-17T18:42:44Z">
        <w:r>
          <w:rPr>
            <w:rFonts w:hint="eastAsia"/>
            <w:b/>
            <w:bCs/>
            <w:color w:val="333333"/>
            <w:spacing w:val="10"/>
            <w:sz w:val="24"/>
            <w:szCs w:val="24"/>
            <w:lang w:val="en-US" w:eastAsia="zh-CN"/>
          </w:rPr>
          <w:t>到</w:t>
        </w:r>
      </w:ins>
      <w:ins w:id="250" w:author="何安平" w:date="2026-03-17T18:42:45Z">
        <w:r>
          <w:rPr>
            <w:rFonts w:hint="eastAsia"/>
            <w:b/>
            <w:bCs/>
            <w:color w:val="333333"/>
            <w:spacing w:val="10"/>
            <w:sz w:val="24"/>
            <w:szCs w:val="24"/>
            <w:lang w:val="en-US" w:eastAsia="zh-CN"/>
          </w:rPr>
          <w:t>一起，</w:t>
        </w:r>
      </w:ins>
      <w:ins w:id="251" w:author="何安平" w:date="2026-03-17T18:42:48Z">
        <w:r>
          <w:rPr>
            <w:rFonts w:hint="eastAsia"/>
            <w:b/>
            <w:bCs/>
            <w:color w:val="333333"/>
            <w:spacing w:val="10"/>
            <w:sz w:val="24"/>
            <w:szCs w:val="24"/>
            <w:lang w:val="en-US" w:eastAsia="zh-CN"/>
          </w:rPr>
          <w:t>题目</w:t>
        </w:r>
      </w:ins>
      <w:ins w:id="252" w:author="何安平" w:date="2026-03-17T18:42:50Z">
        <w:r>
          <w:rPr>
            <w:rFonts w:hint="eastAsia"/>
            <w:b/>
            <w:bCs/>
            <w:color w:val="333333"/>
            <w:spacing w:val="10"/>
            <w:sz w:val="24"/>
            <w:szCs w:val="24"/>
            <w:lang w:val="en-US" w:eastAsia="zh-CN"/>
          </w:rPr>
          <w:t>可以</w:t>
        </w:r>
      </w:ins>
      <w:ins w:id="253" w:author="何安平" w:date="2026-03-17T18:42:52Z">
        <w:r>
          <w:rPr>
            <w:rFonts w:hint="eastAsia"/>
            <w:b/>
            <w:bCs/>
            <w:color w:val="333333"/>
            <w:spacing w:val="10"/>
            <w:sz w:val="24"/>
            <w:szCs w:val="24"/>
            <w:lang w:val="en-US" w:eastAsia="zh-CN"/>
          </w:rPr>
          <w:t>起</w:t>
        </w:r>
      </w:ins>
      <w:ins w:id="254" w:author="何安平" w:date="2026-03-17T18:42:53Z">
        <w:r>
          <w:rPr>
            <w:rFonts w:hint="eastAsia"/>
            <w:b/>
            <w:bCs/>
            <w:color w:val="333333"/>
            <w:spacing w:val="10"/>
            <w:sz w:val="24"/>
            <w:szCs w:val="24"/>
            <w:lang w:val="en-US" w:eastAsia="zh-CN"/>
          </w:rPr>
          <w:t>为</w:t>
        </w:r>
      </w:ins>
      <w:ins w:id="255" w:author="何安平" w:date="2026-03-17T18:42:59Z">
        <w:r>
          <w:rPr>
            <w:rFonts w:hint="eastAsia"/>
            <w:b/>
            <w:bCs/>
            <w:color w:val="333333"/>
            <w:spacing w:val="10"/>
            <w:sz w:val="24"/>
            <w:szCs w:val="24"/>
            <w:lang w:val="en-US" w:eastAsia="zh-CN"/>
          </w:rPr>
          <w:t>基于</w:t>
        </w:r>
      </w:ins>
      <w:ins w:id="256" w:author="何安平" w:date="2026-03-17T18:43:00Z">
        <w:r>
          <w:rPr>
            <w:rFonts w:hint="eastAsia"/>
            <w:b/>
            <w:bCs/>
            <w:color w:val="333333"/>
            <w:spacing w:val="10"/>
            <w:sz w:val="24"/>
            <w:szCs w:val="24"/>
            <w:lang w:val="en-US" w:eastAsia="zh-CN"/>
          </w:rPr>
          <w:t>量化</w:t>
        </w:r>
      </w:ins>
      <w:ins w:id="257" w:author="何安平" w:date="2026-03-17T18:43:01Z">
        <w:r>
          <w:rPr>
            <w:rFonts w:hint="eastAsia"/>
            <w:b/>
            <w:bCs/>
            <w:color w:val="333333"/>
            <w:spacing w:val="10"/>
            <w:sz w:val="24"/>
            <w:szCs w:val="24"/>
            <w:lang w:val="en-US" w:eastAsia="zh-CN"/>
          </w:rPr>
          <w:t>的</w:t>
        </w:r>
      </w:ins>
      <w:ins w:id="258" w:author="何安平" w:date="2026-03-17T18:43:04Z">
        <w:r>
          <w:rPr>
            <w:rFonts w:hint="eastAsia"/>
            <w:b/>
            <w:bCs/>
            <w:color w:val="333333"/>
            <w:spacing w:val="10"/>
            <w:sz w:val="24"/>
            <w:szCs w:val="24"/>
            <w:lang w:val="en-US" w:eastAsia="zh-CN"/>
          </w:rPr>
          <w:t>数值</w:t>
        </w:r>
      </w:ins>
      <w:ins w:id="259" w:author="何安平" w:date="2026-03-17T18:43:05Z">
        <w:r>
          <w:rPr>
            <w:rFonts w:hint="eastAsia"/>
            <w:b/>
            <w:bCs/>
            <w:color w:val="333333"/>
            <w:spacing w:val="10"/>
            <w:sz w:val="24"/>
            <w:szCs w:val="24"/>
            <w:lang w:val="en-US" w:eastAsia="zh-CN"/>
          </w:rPr>
          <w:t>分解</w:t>
        </w:r>
      </w:ins>
      <w:ins w:id="260" w:author="何安平" w:date="2026-03-17T18:43:06Z">
        <w:r>
          <w:rPr>
            <w:rFonts w:hint="eastAsia"/>
            <w:b/>
            <w:bCs/>
            <w:color w:val="333333"/>
            <w:spacing w:val="10"/>
            <w:sz w:val="24"/>
            <w:szCs w:val="24"/>
            <w:lang w:val="en-US" w:eastAsia="zh-CN"/>
          </w:rPr>
          <w:t>（</w:t>
        </w:r>
      </w:ins>
      <w:ins w:id="261" w:author="何安平" w:date="2026-03-17T18:43:08Z">
        <w:r>
          <w:rPr>
            <w:rFonts w:hint="eastAsia"/>
            <w:b/>
            <w:bCs/>
            <w:color w:val="333333"/>
            <w:spacing w:val="10"/>
            <w:sz w:val="24"/>
            <w:szCs w:val="24"/>
            <w:lang w:val="en-US" w:eastAsia="zh-CN"/>
          </w:rPr>
          <w:t>考虑一下</w:t>
        </w:r>
      </w:ins>
      <w:ins w:id="262" w:author="何安平" w:date="2026-03-17T18:43:09Z">
        <w:r>
          <w:rPr>
            <w:rFonts w:hint="eastAsia"/>
            <w:b/>
            <w:bCs/>
            <w:color w:val="333333"/>
            <w:spacing w:val="10"/>
            <w:sz w:val="24"/>
            <w:szCs w:val="24"/>
            <w:lang w:val="en-US" w:eastAsia="zh-CN"/>
          </w:rPr>
          <w:t>对不对</w:t>
        </w:r>
      </w:ins>
      <w:ins w:id="263" w:author="何安平" w:date="2026-03-17T18:43:10Z">
        <w:r>
          <w:rPr>
            <w:rFonts w:hint="eastAsia"/>
            <w:b/>
            <w:bCs/>
            <w:color w:val="333333"/>
            <w:spacing w:val="10"/>
            <w:sz w:val="24"/>
            <w:szCs w:val="24"/>
            <w:lang w:val="en-US" w:eastAsia="zh-CN"/>
          </w:rPr>
          <w:t>？</w:t>
        </w:r>
      </w:ins>
      <w:ins w:id="264" w:author="何安平" w:date="2026-03-17T18:43:11Z">
        <w:r>
          <w:rPr>
            <w:rFonts w:hint="eastAsia"/>
            <w:b/>
            <w:bCs/>
            <w:color w:val="333333"/>
            <w:spacing w:val="10"/>
            <w:sz w:val="24"/>
            <w:szCs w:val="24"/>
            <w:lang w:val="en-US" w:eastAsia="zh-CN"/>
          </w:rPr>
          <w:t>）</w:t>
        </w:r>
      </w:ins>
    </w:p>
    <w:p w14:paraId="783D2E9E">
      <w:pPr>
        <w:pStyle w:val="4"/>
        <w:spacing w:before="218" w:line="179" w:lineRule="auto"/>
        <w:ind w:left="6"/>
        <w:outlineLvl w:val="0"/>
        <w:rPr>
          <w:sz w:val="29"/>
          <w:szCs w:val="29"/>
        </w:rPr>
      </w:pPr>
      <w:r>
        <w:rPr>
          <w:rFonts w:ascii="Segoe Print" w:hAnsi="Segoe Print" w:eastAsia="Segoe Print" w:cs="Segoe Print"/>
          <w:b/>
          <w:bCs/>
          <w:color w:val="333333"/>
          <w:spacing w:val="7"/>
          <w:sz w:val="29"/>
          <w:szCs w:val="29"/>
          <w:rPrChange w:id="265" w:author="hy1729" w:date="2026-03-21T12:18:32Z">
            <w:rPr>
              <w:rFonts w:ascii="Liberation Sans Narrow" w:hAnsi="Liberation Sans Narrow" w:eastAsia="Liberation Sans Narrow" w:cs="Liberation Sans Narrow"/>
              <w:b/>
              <w:bCs/>
              <w:color w:val="333333"/>
              <w:spacing w:val="7"/>
              <w:sz w:val="29"/>
              <w:szCs w:val="29"/>
            </w:rPr>
          </w:rPrChange>
        </w:rPr>
        <w:t xml:space="preserve">6. </w:t>
      </w:r>
      <w:r>
        <w:rPr>
          <w:b/>
          <w:bCs/>
          <w:color w:val="333333"/>
          <w:spacing w:val="7"/>
          <w:sz w:val="29"/>
          <w:szCs w:val="29"/>
        </w:rPr>
        <w:t>量化</w:t>
      </w:r>
      <w:ins w:id="266" w:author="何安平" w:date="2026-03-17T18:37:40Z">
        <w:r>
          <w:rPr>
            <w:rFonts w:hint="eastAsia"/>
            <w:b/>
            <w:bCs/>
            <w:color w:val="333333"/>
            <w:spacing w:val="7"/>
            <w:sz w:val="29"/>
            <w:szCs w:val="29"/>
            <w:lang w:eastAsia="zh-CN"/>
          </w:rPr>
          <w:t>方法</w:t>
        </w:r>
      </w:ins>
      <w:del w:id="267" w:author="何安平" w:date="2026-03-17T18:37:38Z">
        <w:r>
          <w:rPr>
            <w:b/>
            <w:bCs/>
            <w:color w:val="333333"/>
            <w:spacing w:val="7"/>
            <w:sz w:val="29"/>
            <w:szCs w:val="29"/>
          </w:rPr>
          <w:delText>方案</w:delText>
        </w:r>
      </w:del>
      <w:del w:id="268" w:author="何安平" w:date="2026-03-17T18:37:37Z">
        <w:r>
          <w:rPr>
            <w:b/>
            <w:bCs/>
            <w:color w:val="333333"/>
            <w:spacing w:val="7"/>
            <w:sz w:val="29"/>
            <w:szCs w:val="29"/>
          </w:rPr>
          <w:delText>设计</w:delText>
        </w:r>
      </w:del>
    </w:p>
    <w:p w14:paraId="65235DB4">
      <w:pPr>
        <w:pStyle w:val="4"/>
        <w:spacing w:before="191" w:line="180" w:lineRule="auto"/>
        <w:ind w:left="4" w:leftChars="0" w:firstLine="500" w:firstLineChars="0"/>
        <w:outlineLvl w:val="1"/>
        <w:rPr>
          <w:sz w:val="24"/>
          <w:szCs w:val="24"/>
        </w:rPr>
      </w:pPr>
      <w:r>
        <w:rPr>
          <w:rFonts w:ascii="Segoe Print" w:hAnsi="Segoe Print" w:eastAsia="Segoe Print" w:cs="Segoe Print"/>
          <w:b/>
          <w:bCs/>
          <w:color w:val="333333"/>
          <w:spacing w:val="9"/>
          <w:sz w:val="24"/>
          <w:szCs w:val="24"/>
          <w:rPrChange w:id="269" w:author="hy1729" w:date="2026-03-21T12:18:32Z">
            <w:rPr>
              <w:rFonts w:ascii="Liberation Sans Narrow" w:hAnsi="Liberation Sans Narrow" w:eastAsia="Liberation Sans Narrow" w:cs="Liberation Sans Narrow"/>
              <w:b/>
              <w:bCs/>
              <w:color w:val="333333"/>
              <w:spacing w:val="9"/>
              <w:sz w:val="24"/>
              <w:szCs w:val="24"/>
            </w:rPr>
          </w:rPrChange>
        </w:rPr>
        <w:t xml:space="preserve">6.1 </w:t>
      </w:r>
      <w:r>
        <w:rPr>
          <w:b/>
          <w:bCs/>
          <w:color w:val="333333"/>
          <w:spacing w:val="9"/>
          <w:sz w:val="24"/>
          <w:szCs w:val="24"/>
        </w:rPr>
        <w:t>低精度设计背景</w:t>
      </w:r>
    </w:p>
    <w:p w14:paraId="25C691DF">
      <w:pPr>
        <w:pStyle w:val="4"/>
        <w:spacing w:before="200" w:line="180" w:lineRule="auto"/>
        <w:ind w:left="4" w:leftChars="0" w:firstLine="500" w:firstLineChars="0"/>
        <w:outlineLvl w:val="1"/>
        <w:rPr>
          <w:sz w:val="24"/>
          <w:szCs w:val="24"/>
        </w:rPr>
      </w:pPr>
      <w:r>
        <w:rPr>
          <w:rFonts w:ascii="Segoe Print" w:hAnsi="Segoe Print" w:eastAsia="Segoe Print" w:cs="Segoe Print"/>
          <w:b/>
          <w:bCs/>
          <w:color w:val="333333"/>
          <w:spacing w:val="9"/>
          <w:sz w:val="24"/>
          <w:szCs w:val="24"/>
          <w:rPrChange w:id="270" w:author="hy1729" w:date="2026-03-21T12:18:32Z">
            <w:rPr>
              <w:rFonts w:ascii="Liberation Sans Narrow" w:hAnsi="Liberation Sans Narrow" w:eastAsia="Liberation Sans Narrow" w:cs="Liberation Sans Narrow"/>
              <w:b/>
              <w:bCs/>
              <w:color w:val="333333"/>
              <w:spacing w:val="9"/>
              <w:sz w:val="24"/>
              <w:szCs w:val="24"/>
            </w:rPr>
          </w:rPrChange>
        </w:rPr>
        <w:t xml:space="preserve">6.2 </w:t>
      </w:r>
      <w:r>
        <w:rPr>
          <w:b/>
          <w:bCs/>
          <w:color w:val="333333"/>
          <w:spacing w:val="9"/>
          <w:sz w:val="24"/>
          <w:szCs w:val="24"/>
        </w:rPr>
        <w:t>数据格式设计</w:t>
      </w:r>
    </w:p>
    <w:p w14:paraId="2EA67219">
      <w:pPr>
        <w:keepNext w:val="0"/>
        <w:keepLines w:val="0"/>
        <w:widowControl/>
        <w:suppressLineNumbers w:val="0"/>
        <w:ind w:left="500" w:leftChars="0" w:firstLine="500" w:firstLineChars="0"/>
        <w:jc w:val="left"/>
      </w:pPr>
      <w:r>
        <w:rPr>
          <w:rFonts w:ascii="Segoe Print" w:hAnsi="Segoe Print" w:eastAsia="Segoe Print" w:cs="Segoe Print"/>
          <w:snapToGrid w:val="0"/>
          <w:color w:val="000000"/>
          <w:kern w:val="0"/>
          <w:sz w:val="19"/>
          <w:szCs w:val="19"/>
          <w:lang w:val="en-US" w:eastAsia="zh-CN" w:bidi="ar"/>
          <w:rPrChange w:id="271" w:author="hy1729" w:date="2026-03-21T12:18:32Z">
            <w:rPr>
              <w:rFonts w:ascii="OpenSans-Regular" w:hAnsi="OpenSans-Regular" w:eastAsia="OpenSans-Regular" w:cs="OpenSans-Regular"/>
              <w:snapToGrid w:val="0"/>
              <w:color w:val="000000"/>
              <w:kern w:val="0"/>
              <w:sz w:val="19"/>
              <w:szCs w:val="19"/>
              <w:lang w:val="en-US" w:eastAsia="zh-CN" w:bidi="ar"/>
            </w:rPr>
          </w:rPrChange>
        </w:rPr>
        <w:t xml:space="preserve">tile = 32*32 </w:t>
      </w:r>
    </w:p>
    <w:p w14:paraId="23B34FD0">
      <w:pPr>
        <w:keepNext w:val="0"/>
        <w:keepLines w:val="0"/>
        <w:widowControl/>
        <w:suppressLineNumbers w:val="0"/>
        <w:ind w:left="500" w:leftChars="0" w:firstLine="500" w:firstLineChars="0"/>
        <w:jc w:val="left"/>
      </w:pPr>
      <w:r>
        <w:rPr>
          <w:rFonts w:hint="default" w:ascii="Segoe Print" w:hAnsi="Segoe Print" w:eastAsia="Segoe Print" w:cs="Segoe Print"/>
          <w:snapToGrid w:val="0"/>
          <w:color w:val="000000"/>
          <w:kern w:val="0"/>
          <w:sz w:val="19"/>
          <w:szCs w:val="19"/>
          <w:lang w:val="en-US" w:eastAsia="zh-CN" w:bidi="ar"/>
          <w:rPrChange w:id="272" w:author="hy1729" w:date="2026-03-21T12:18:32Z">
            <w:rPr>
              <w:rFonts w:hint="default" w:ascii="OpenSans-Regular" w:hAnsi="OpenSans-Regular" w:eastAsia="OpenSans-Regular" w:cs="OpenSans-Regular"/>
              <w:snapToGrid w:val="0"/>
              <w:color w:val="000000"/>
              <w:kern w:val="0"/>
              <w:sz w:val="19"/>
              <w:szCs w:val="19"/>
              <w:lang w:val="en-US" w:eastAsia="zh-CN" w:bidi="ar"/>
            </w:rPr>
          </w:rPrChange>
        </w:rPr>
        <w:t xml:space="preserve">sub-block = 16*16 </w:t>
      </w:r>
    </w:p>
    <w:p w14:paraId="0D1548F8">
      <w:pPr>
        <w:keepNext w:val="0"/>
        <w:keepLines w:val="0"/>
        <w:widowControl/>
        <w:suppressLineNumbers w:val="0"/>
        <w:ind w:left="500" w:leftChars="0" w:firstLine="500" w:firstLineChars="0"/>
        <w:jc w:val="left"/>
      </w:pPr>
      <w:r>
        <w:rPr>
          <w:rFonts w:ascii="Segoe Print" w:hAnsi="Segoe Print" w:eastAsia="Segoe Print" w:cs="Segoe Print"/>
          <w:snapToGrid w:val="0"/>
          <w:color w:val="000000"/>
          <w:kern w:val="0"/>
          <w:sz w:val="19"/>
          <w:szCs w:val="19"/>
          <w:lang w:val="en-US" w:eastAsia="zh-CN" w:bidi="ar"/>
          <w:rPrChange w:id="273" w:author="hy1729" w:date="2026-03-21T12:18:32Z">
            <w:rPr>
              <w:rFonts w:ascii="MicrosoftYaHei" w:hAnsi="MicrosoftYaHei" w:eastAsia="MicrosoftYaHei" w:cs="MicrosoftYaHei"/>
              <w:snapToGrid w:val="0"/>
              <w:color w:val="000000"/>
              <w:kern w:val="0"/>
              <w:sz w:val="19"/>
              <w:szCs w:val="19"/>
              <w:lang w:val="en-US" w:eastAsia="zh-CN" w:bidi="ar"/>
            </w:rPr>
          </w:rPrChange>
        </w:rPr>
        <w:t>量化后整数：</w:t>
      </w:r>
      <w:r>
        <w:rPr>
          <w:rFonts w:hint="default" w:ascii="Segoe Print" w:hAnsi="Segoe Print" w:eastAsia="Segoe Print" w:cs="Segoe Print"/>
          <w:snapToGrid w:val="0"/>
          <w:color w:val="000000"/>
          <w:kern w:val="0"/>
          <w:sz w:val="19"/>
          <w:szCs w:val="19"/>
          <w:lang w:val="en-US" w:eastAsia="zh-CN" w:bidi="ar"/>
          <w:rPrChange w:id="274" w:author="hy1729" w:date="2026-03-21T12:18:32Z">
            <w:rPr>
              <w:rFonts w:hint="default" w:ascii="OpenSans-Regular" w:hAnsi="OpenSans-Regular" w:eastAsia="OpenSans-Regular" w:cs="OpenSans-Regular"/>
              <w:snapToGrid w:val="0"/>
              <w:color w:val="000000"/>
              <w:kern w:val="0"/>
              <w:sz w:val="19"/>
              <w:szCs w:val="19"/>
              <w:lang w:val="en-US" w:eastAsia="zh-CN" w:bidi="ar"/>
            </w:rPr>
          </w:rPrChange>
        </w:rPr>
        <w:t xml:space="preserve">int32 </w:t>
      </w:r>
    </w:p>
    <w:p w14:paraId="21281F39">
      <w:pPr>
        <w:keepNext w:val="0"/>
        <w:keepLines w:val="0"/>
        <w:widowControl/>
        <w:suppressLineNumbers w:val="0"/>
        <w:ind w:left="500" w:leftChars="0" w:firstLine="500" w:firstLineChars="0"/>
        <w:jc w:val="left"/>
      </w:pPr>
      <w:r>
        <w:rPr>
          <w:rFonts w:hint="default" w:ascii="Segoe Print" w:hAnsi="Segoe Print" w:eastAsia="Segoe Print" w:cs="Segoe Print"/>
          <w:snapToGrid w:val="0"/>
          <w:color w:val="000000"/>
          <w:kern w:val="0"/>
          <w:sz w:val="19"/>
          <w:szCs w:val="19"/>
          <w:lang w:val="en-US" w:eastAsia="zh-CN" w:bidi="ar"/>
          <w:rPrChange w:id="275" w:author="hy1729" w:date="2026-03-21T12:18:32Z">
            <w:rPr>
              <w:rFonts w:hint="default" w:ascii="MicrosoftYaHei" w:hAnsi="MicrosoftYaHei" w:eastAsia="MicrosoftYaHei" w:cs="MicrosoftYaHei"/>
              <w:snapToGrid w:val="0"/>
              <w:color w:val="000000"/>
              <w:kern w:val="0"/>
              <w:sz w:val="19"/>
              <w:szCs w:val="19"/>
              <w:lang w:val="en-US" w:eastAsia="zh-CN" w:bidi="ar"/>
            </w:rPr>
          </w:rPrChange>
        </w:rPr>
        <w:t>指数：</w:t>
      </w:r>
      <w:r>
        <w:rPr>
          <w:rFonts w:hint="default" w:ascii="Segoe Print" w:hAnsi="Segoe Print" w:eastAsia="Segoe Print" w:cs="Segoe Print"/>
          <w:snapToGrid w:val="0"/>
          <w:color w:val="000000"/>
          <w:kern w:val="0"/>
          <w:sz w:val="19"/>
          <w:szCs w:val="19"/>
          <w:lang w:val="en-US" w:eastAsia="zh-CN" w:bidi="ar"/>
          <w:rPrChange w:id="276" w:author="hy1729" w:date="2026-03-21T12:18:32Z">
            <w:rPr>
              <w:rFonts w:hint="default" w:ascii="OpenSans-Regular" w:hAnsi="OpenSans-Regular" w:eastAsia="OpenSans-Regular" w:cs="OpenSans-Regular"/>
              <w:snapToGrid w:val="0"/>
              <w:color w:val="000000"/>
              <w:kern w:val="0"/>
              <w:sz w:val="19"/>
              <w:szCs w:val="19"/>
              <w:lang w:val="en-US" w:eastAsia="zh-CN" w:bidi="ar"/>
            </w:rPr>
          </w:rPrChange>
        </w:rPr>
        <w:t xml:space="preserve">int8 </w:t>
      </w:r>
    </w:p>
    <w:p w14:paraId="4F1F59EE">
      <w:pPr>
        <w:keepNext w:val="0"/>
        <w:keepLines w:val="0"/>
        <w:widowControl/>
        <w:suppressLineNumbers w:val="0"/>
        <w:ind w:left="500" w:leftChars="0" w:firstLine="500" w:firstLineChars="0"/>
        <w:jc w:val="left"/>
      </w:pPr>
      <w:r>
        <w:rPr>
          <w:rFonts w:hint="default" w:ascii="Segoe Print" w:hAnsi="Segoe Print" w:eastAsia="Segoe Print" w:cs="Segoe Print"/>
          <w:snapToGrid w:val="0"/>
          <w:color w:val="000000"/>
          <w:kern w:val="0"/>
          <w:sz w:val="19"/>
          <w:szCs w:val="19"/>
          <w:lang w:val="en-US" w:eastAsia="zh-CN" w:bidi="ar"/>
          <w:rPrChange w:id="277" w:author="hy1729" w:date="2026-03-21T12:18:32Z">
            <w:rPr>
              <w:rFonts w:hint="default" w:ascii="MicrosoftYaHei" w:hAnsi="MicrosoftYaHei" w:eastAsia="MicrosoftYaHei" w:cs="MicrosoftYaHei"/>
              <w:snapToGrid w:val="0"/>
              <w:color w:val="000000"/>
              <w:kern w:val="0"/>
              <w:sz w:val="19"/>
              <w:szCs w:val="19"/>
              <w:lang w:val="en-US" w:eastAsia="zh-CN" w:bidi="ar"/>
            </w:rPr>
          </w:rPrChange>
        </w:rPr>
        <w:t>每个</w:t>
      </w:r>
      <w:r>
        <w:rPr>
          <w:rFonts w:hint="default" w:ascii="Segoe Print" w:hAnsi="Segoe Print" w:eastAsia="Segoe Print" w:cs="Segoe Print"/>
          <w:snapToGrid w:val="0"/>
          <w:color w:val="000000"/>
          <w:kern w:val="0"/>
          <w:sz w:val="19"/>
          <w:szCs w:val="19"/>
          <w:lang w:val="en-US" w:eastAsia="zh-CN" w:bidi="ar"/>
          <w:rPrChange w:id="278" w:author="hy1729" w:date="2026-03-21T12:18:32Z">
            <w:rPr>
              <w:rFonts w:hint="default" w:ascii="OpenSans-Regular" w:hAnsi="OpenSans-Regular" w:eastAsia="OpenSans-Regular" w:cs="OpenSans-Regular"/>
              <w:snapToGrid w:val="0"/>
              <w:color w:val="000000"/>
              <w:kern w:val="0"/>
              <w:sz w:val="19"/>
              <w:szCs w:val="19"/>
              <w:lang w:val="en-US" w:eastAsia="zh-CN" w:bidi="ar"/>
            </w:rPr>
          </w:rPrChange>
        </w:rPr>
        <w:t>block</w:t>
      </w:r>
      <w:r>
        <w:rPr>
          <w:rFonts w:hint="default" w:ascii="Segoe Print" w:hAnsi="Segoe Print" w:eastAsia="Segoe Print" w:cs="Segoe Print"/>
          <w:snapToGrid w:val="0"/>
          <w:color w:val="000000"/>
          <w:kern w:val="0"/>
          <w:sz w:val="19"/>
          <w:szCs w:val="19"/>
          <w:lang w:val="en-US" w:eastAsia="zh-CN" w:bidi="ar"/>
          <w:rPrChange w:id="279" w:author="hy1729" w:date="2026-03-21T12:18:32Z">
            <w:rPr>
              <w:rFonts w:hint="default" w:ascii="MicrosoftYaHei" w:hAnsi="MicrosoftYaHei" w:eastAsia="MicrosoftYaHei" w:cs="MicrosoftYaHei"/>
              <w:snapToGrid w:val="0"/>
              <w:color w:val="000000"/>
              <w:kern w:val="0"/>
              <w:sz w:val="19"/>
              <w:szCs w:val="19"/>
              <w:lang w:val="en-US" w:eastAsia="zh-CN" w:bidi="ar"/>
            </w:rPr>
          </w:rPrChange>
        </w:rPr>
        <w:t>共享独立指数</w:t>
      </w:r>
    </w:p>
    <w:p w14:paraId="11F72775">
      <w:pPr>
        <w:pStyle w:val="4"/>
        <w:spacing w:before="47" w:line="181" w:lineRule="auto"/>
        <w:ind w:left="1" w:leftChars="0" w:firstLine="500" w:firstLineChars="0"/>
        <w:outlineLvl w:val="1"/>
        <w:rPr>
          <w:sz w:val="24"/>
          <w:szCs w:val="24"/>
        </w:rPr>
      </w:pPr>
      <w:r>
        <w:rPr>
          <w:rFonts w:ascii="Segoe Print" w:hAnsi="Segoe Print" w:eastAsia="Segoe Print" w:cs="Segoe Print"/>
          <w:b/>
          <w:bCs/>
          <w:color w:val="333333"/>
          <w:spacing w:val="9"/>
          <w:sz w:val="24"/>
          <w:szCs w:val="24"/>
          <w:rPrChange w:id="280" w:author="hy1729" w:date="2026-03-21T12:18:32Z">
            <w:rPr>
              <w:rFonts w:ascii="Liberation Sans Narrow" w:hAnsi="Liberation Sans Narrow" w:eastAsia="Liberation Sans Narrow" w:cs="Liberation Sans Narrow"/>
              <w:b/>
              <w:bCs/>
              <w:color w:val="333333"/>
              <w:spacing w:val="9"/>
              <w:sz w:val="24"/>
              <w:szCs w:val="24"/>
            </w:rPr>
          </w:rPrChange>
        </w:rPr>
        <w:t xml:space="preserve">6.3 </w:t>
      </w:r>
      <w:r>
        <w:rPr>
          <w:b/>
          <w:bCs/>
          <w:color w:val="333333"/>
          <w:spacing w:val="9"/>
          <w:sz w:val="24"/>
          <w:szCs w:val="24"/>
        </w:rPr>
        <w:t>量化算法设计</w:t>
      </w:r>
    </w:p>
    <w:p w14:paraId="7A35E82A">
      <w:pPr>
        <w:pStyle w:val="4"/>
        <w:spacing w:before="210" w:line="184" w:lineRule="auto"/>
        <w:ind w:left="203" w:firstLine="498" w:firstLineChars="0"/>
      </w:pPr>
      <w:r>
        <w:rPr>
          <w:color w:val="333333"/>
          <w:position w:val="4"/>
        </w:rPr>
        <w:drawing>
          <wp:inline distT="0" distB="0" distL="0" distR="0">
            <wp:extent cx="47625" cy="47625"/>
            <wp:effectExtent l="0" t="0" r="0" b="0"/>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10"/>
                    <a:stretch>
                      <a:fillRect/>
                    </a:stretch>
                  </pic:blipFill>
                  <pic:spPr>
                    <a:xfrm>
                      <a:off x="0" y="0"/>
                      <a:ext cx="47625" cy="47625"/>
                    </a:xfrm>
                    <a:prstGeom prst="rect">
                      <a:avLst/>
                    </a:prstGeom>
                  </pic:spPr>
                </pic:pic>
              </a:graphicData>
            </a:graphic>
          </wp:inline>
        </w:drawing>
      </w:r>
      <w:r>
        <w:rPr>
          <w:color w:val="333333"/>
          <w:spacing w:val="13"/>
          <w:w w:val="101"/>
        </w:rPr>
        <w:t xml:space="preserve">   </w:t>
      </w:r>
      <w:r>
        <w:rPr>
          <w:color w:val="333333"/>
          <w:spacing w:val="4"/>
        </w:rPr>
        <w:t>分位数定标</w:t>
      </w:r>
    </w:p>
    <w:p w14:paraId="443B0593">
      <w:pPr>
        <w:pStyle w:val="4"/>
        <w:spacing w:before="131" w:line="184" w:lineRule="auto"/>
        <w:ind w:left="203" w:firstLine="498" w:firstLineChars="0"/>
      </w:pPr>
      <w:r>
        <w:rPr>
          <w:color w:val="333333"/>
          <w:position w:val="4"/>
        </w:rPr>
        <w:drawing>
          <wp:inline distT="0" distB="0" distL="0" distR="0">
            <wp:extent cx="47625" cy="47625"/>
            <wp:effectExtent l="0" t="0" r="0" b="0"/>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10"/>
                    <a:stretch>
                      <a:fillRect/>
                    </a:stretch>
                  </pic:blipFill>
                  <pic:spPr>
                    <a:xfrm>
                      <a:off x="0" y="0"/>
                      <a:ext cx="47625" cy="47625"/>
                    </a:xfrm>
                    <a:prstGeom prst="rect">
                      <a:avLst/>
                    </a:prstGeom>
                  </pic:spPr>
                </pic:pic>
              </a:graphicData>
            </a:graphic>
          </wp:inline>
        </w:drawing>
      </w:r>
      <w:r>
        <w:rPr>
          <w:color w:val="333333"/>
          <w:spacing w:val="13"/>
          <w:w w:val="101"/>
        </w:rPr>
        <w:t xml:space="preserve">   </w:t>
      </w:r>
      <w:r>
        <w:rPr>
          <w:color w:val="333333"/>
          <w:spacing w:val="4"/>
        </w:rPr>
        <w:t>指数计算</w:t>
      </w:r>
    </w:p>
    <w:p w14:paraId="1E49C587">
      <w:pPr>
        <w:pStyle w:val="4"/>
        <w:spacing w:before="131" w:line="182" w:lineRule="auto"/>
        <w:ind w:left="203" w:firstLine="498" w:firstLineChars="0"/>
      </w:pPr>
      <w:r>
        <w:rPr>
          <w:color w:val="333333"/>
          <w:position w:val="4"/>
        </w:rPr>
        <w:drawing>
          <wp:inline distT="0" distB="0" distL="0" distR="0">
            <wp:extent cx="47625" cy="47625"/>
            <wp:effectExtent l="0" t="0" r="0" b="0"/>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10"/>
                    <a:stretch>
                      <a:fillRect/>
                    </a:stretch>
                  </pic:blipFill>
                  <pic:spPr>
                    <a:xfrm>
                      <a:off x="0" y="0"/>
                      <a:ext cx="47625" cy="47625"/>
                    </a:xfrm>
                    <a:prstGeom prst="rect">
                      <a:avLst/>
                    </a:prstGeom>
                  </pic:spPr>
                </pic:pic>
              </a:graphicData>
            </a:graphic>
          </wp:inline>
        </w:drawing>
      </w:r>
      <w:r>
        <w:rPr>
          <w:color w:val="333333"/>
          <w:spacing w:val="13"/>
          <w:w w:val="101"/>
        </w:rPr>
        <w:t xml:space="preserve">   </w:t>
      </w:r>
      <w:r>
        <w:rPr>
          <w:color w:val="333333"/>
          <w:spacing w:val="4"/>
        </w:rPr>
        <w:t>截断与舍入</w:t>
      </w:r>
    </w:p>
    <w:p w14:paraId="3830981D">
      <w:pPr>
        <w:pStyle w:val="4"/>
        <w:spacing w:before="110" w:line="163" w:lineRule="auto"/>
        <w:ind w:left="203" w:firstLine="498" w:firstLineChars="0"/>
      </w:pPr>
      <w:r>
        <w:rPr>
          <w:color w:val="333333"/>
          <w:spacing w:val="7"/>
          <w:position w:val="4"/>
          <w:sz w:val="26"/>
          <w:szCs w:val="26"/>
        </w:rPr>
        <w:t>.</w:t>
      </w:r>
      <w:r>
        <w:rPr>
          <w:color w:val="333333"/>
          <w:spacing w:val="29"/>
          <w:w w:val="101"/>
          <w:position w:val="4"/>
          <w:sz w:val="26"/>
          <w:szCs w:val="26"/>
        </w:rPr>
        <w:t xml:space="preserve">  </w:t>
      </w:r>
      <w:r>
        <w:rPr>
          <w:color w:val="333333"/>
          <w:spacing w:val="7"/>
        </w:rPr>
        <w:t>避免大量量化为</w:t>
      </w:r>
      <w:r>
        <w:rPr>
          <w:color w:val="333333"/>
          <w:spacing w:val="17"/>
          <w:w w:val="101"/>
        </w:rPr>
        <w:t xml:space="preserve"> </w:t>
      </w:r>
      <w:r>
        <w:rPr>
          <w:rFonts w:ascii="Segoe Print" w:hAnsi="Segoe Print" w:eastAsia="Segoe Print" w:cs="Segoe Print"/>
          <w:color w:val="333333"/>
          <w:spacing w:val="7"/>
          <w:rPrChange w:id="281" w:author="hy1729" w:date="2026-03-21T12:18:32Z">
            <w:rPr>
              <w:rFonts w:ascii="Liberation Sans Narrow" w:hAnsi="Liberation Sans Narrow" w:eastAsia="Liberation Sans Narrow" w:cs="Liberation Sans Narrow"/>
              <w:color w:val="333333"/>
              <w:spacing w:val="7"/>
            </w:rPr>
          </w:rPrChange>
        </w:rPr>
        <w:t>0/1</w:t>
      </w:r>
      <w:r>
        <w:rPr>
          <w:rFonts w:ascii="Segoe Print" w:hAnsi="Segoe Print" w:eastAsia="Segoe Print" w:cs="Segoe Print"/>
          <w:color w:val="333333"/>
          <w:spacing w:val="19"/>
          <w:rPrChange w:id="282" w:author="hy1729" w:date="2026-03-21T12:18:32Z">
            <w:rPr>
              <w:rFonts w:ascii="Liberation Sans Narrow" w:hAnsi="Liberation Sans Narrow" w:eastAsia="Liberation Sans Narrow" w:cs="Liberation Sans Narrow"/>
              <w:color w:val="333333"/>
              <w:spacing w:val="19"/>
            </w:rPr>
          </w:rPrChange>
        </w:rPr>
        <w:t xml:space="preserve"> </w:t>
      </w:r>
      <w:r>
        <w:rPr>
          <w:color w:val="333333"/>
          <w:spacing w:val="7"/>
        </w:rPr>
        <w:t>的策略</w:t>
      </w:r>
    </w:p>
    <w:p w14:paraId="44064539">
      <w:pPr>
        <w:pStyle w:val="4"/>
        <w:spacing w:before="131" w:line="228" w:lineRule="auto"/>
        <w:ind w:left="1" w:leftChars="0" w:firstLine="500" w:firstLineChars="0"/>
        <w:outlineLvl w:val="1"/>
        <w:rPr>
          <w:sz w:val="24"/>
          <w:szCs w:val="24"/>
        </w:rPr>
      </w:pPr>
      <w:r>
        <w:rPr>
          <w:rFonts w:ascii="Segoe Print" w:hAnsi="Segoe Print" w:eastAsia="Segoe Print" w:cs="Segoe Print"/>
          <w:b/>
          <w:bCs/>
          <w:color w:val="333333"/>
          <w:spacing w:val="22"/>
          <w:sz w:val="24"/>
          <w:szCs w:val="24"/>
          <w:rPrChange w:id="283" w:author="hy1729" w:date="2026-03-21T12:18:32Z">
            <w:rPr>
              <w:rFonts w:ascii="Liberation Sans Narrow" w:hAnsi="Liberation Sans Narrow" w:eastAsia="Liberation Sans Narrow" w:cs="Liberation Sans Narrow"/>
              <w:b/>
              <w:bCs/>
              <w:color w:val="333333"/>
              <w:spacing w:val="22"/>
              <w:sz w:val="24"/>
              <w:szCs w:val="24"/>
            </w:rPr>
          </w:rPrChange>
        </w:rPr>
        <w:t xml:space="preserve">6.4 extend-add </w:t>
      </w:r>
      <w:r>
        <w:rPr>
          <w:b/>
          <w:bCs/>
          <w:color w:val="333333"/>
          <w:spacing w:val="22"/>
          <w:sz w:val="24"/>
          <w:szCs w:val="24"/>
        </w:rPr>
        <w:t>对齐规则</w:t>
      </w:r>
    </w:p>
    <w:p w14:paraId="1EC1BEE4">
      <w:pPr>
        <w:pStyle w:val="4"/>
        <w:spacing w:before="175" w:line="183" w:lineRule="auto"/>
        <w:ind w:left="203" w:firstLine="498" w:firstLineChars="0"/>
      </w:pPr>
      <w:r>
        <w:rPr>
          <w:color w:val="333333"/>
          <w:position w:val="4"/>
        </w:rPr>
        <w:drawing>
          <wp:inline distT="0" distB="0" distL="0" distR="0">
            <wp:extent cx="47625" cy="47625"/>
            <wp:effectExtent l="0" t="0" r="0" b="0"/>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10"/>
                    <a:stretch>
                      <a:fillRect/>
                    </a:stretch>
                  </pic:blipFill>
                  <pic:spPr>
                    <a:xfrm>
                      <a:off x="0" y="0"/>
                      <a:ext cx="47625" cy="47625"/>
                    </a:xfrm>
                    <a:prstGeom prst="rect">
                      <a:avLst/>
                    </a:prstGeom>
                  </pic:spPr>
                </pic:pic>
              </a:graphicData>
            </a:graphic>
          </wp:inline>
        </w:drawing>
      </w:r>
      <w:r>
        <w:rPr>
          <w:color w:val="333333"/>
          <w:spacing w:val="18"/>
        </w:rPr>
        <w:t xml:space="preserve">   </w:t>
      </w:r>
      <w:r>
        <w:rPr>
          <w:color w:val="333333"/>
          <w:spacing w:val="4"/>
        </w:rPr>
        <w:t>子节点更新矩阵写回父节点时的对齐规则</w:t>
      </w:r>
    </w:p>
    <w:p w14:paraId="3E525576">
      <w:pPr>
        <w:pStyle w:val="4"/>
        <w:spacing w:before="225" w:line="181" w:lineRule="auto"/>
        <w:ind w:left="1" w:leftChars="0" w:firstLine="500" w:firstLineChars="0"/>
        <w:outlineLvl w:val="1"/>
        <w:rPr>
          <w:sz w:val="24"/>
          <w:szCs w:val="24"/>
        </w:rPr>
      </w:pPr>
      <w:r>
        <w:rPr>
          <w:rFonts w:ascii="Segoe Print" w:hAnsi="Segoe Print" w:eastAsia="Segoe Print" w:cs="Segoe Print"/>
          <w:b/>
          <w:bCs/>
          <w:color w:val="333333"/>
          <w:spacing w:val="11"/>
          <w:sz w:val="24"/>
          <w:szCs w:val="24"/>
          <w:rPrChange w:id="284" w:author="hy1729" w:date="2026-03-21T12:18:32Z">
            <w:rPr>
              <w:rFonts w:ascii="Liberation Sans Narrow" w:hAnsi="Liberation Sans Narrow" w:eastAsia="Liberation Sans Narrow" w:cs="Liberation Sans Narrow"/>
              <w:b/>
              <w:bCs/>
              <w:color w:val="333333"/>
              <w:spacing w:val="11"/>
              <w:sz w:val="24"/>
              <w:szCs w:val="24"/>
            </w:rPr>
          </w:rPrChange>
        </w:rPr>
        <w:t xml:space="preserve">6.5 </w:t>
      </w:r>
      <w:r>
        <w:rPr>
          <w:b/>
          <w:bCs/>
          <w:color w:val="333333"/>
          <w:spacing w:val="11"/>
          <w:sz w:val="24"/>
          <w:szCs w:val="24"/>
        </w:rPr>
        <w:t>本章小结</w:t>
      </w:r>
    </w:p>
    <w:p w14:paraId="527F10CD">
      <w:pPr>
        <w:pStyle w:val="4"/>
        <w:spacing w:before="219" w:line="180" w:lineRule="auto"/>
        <w:ind w:left="1"/>
        <w:outlineLvl w:val="0"/>
        <w:rPr>
          <w:sz w:val="29"/>
          <w:szCs w:val="29"/>
        </w:rPr>
      </w:pPr>
      <w:r>
        <w:rPr>
          <w:rFonts w:ascii="Segoe Print" w:hAnsi="Segoe Print" w:eastAsia="Segoe Print" w:cs="Segoe Print"/>
          <w:b/>
          <w:bCs/>
          <w:color w:val="333333"/>
          <w:spacing w:val="5"/>
          <w:sz w:val="29"/>
          <w:szCs w:val="29"/>
          <w:rPrChange w:id="285" w:author="hy1729" w:date="2026-03-21T12:18:32Z">
            <w:rPr>
              <w:rFonts w:ascii="Liberation Sans Narrow" w:hAnsi="Liberation Sans Narrow" w:eastAsia="Liberation Sans Narrow" w:cs="Liberation Sans Narrow"/>
              <w:b/>
              <w:bCs/>
              <w:color w:val="333333"/>
              <w:spacing w:val="5"/>
              <w:sz w:val="29"/>
              <w:szCs w:val="29"/>
            </w:rPr>
          </w:rPrChange>
        </w:rPr>
        <w:t>7.</w:t>
      </w:r>
      <w:r>
        <w:rPr>
          <w:b/>
          <w:bCs/>
          <w:color w:val="333333"/>
          <w:spacing w:val="5"/>
          <w:sz w:val="29"/>
          <w:szCs w:val="29"/>
        </w:rPr>
        <w:t>软件侧实现和软硬件协同流程</w:t>
      </w:r>
    </w:p>
    <w:p w14:paraId="36A49146">
      <w:pPr>
        <w:pStyle w:val="4"/>
        <w:spacing w:before="187" w:line="179" w:lineRule="auto"/>
        <w:ind w:firstLine="500" w:firstLineChars="0"/>
        <w:outlineLvl w:val="1"/>
        <w:rPr>
          <w:sz w:val="24"/>
          <w:szCs w:val="24"/>
        </w:rPr>
      </w:pPr>
      <w:r>
        <w:rPr>
          <w:rFonts w:ascii="Segoe Print" w:hAnsi="Segoe Print" w:eastAsia="Segoe Print" w:cs="Segoe Print"/>
          <w:b/>
          <w:bCs/>
          <w:color w:val="333333"/>
          <w:spacing w:val="8"/>
          <w:sz w:val="24"/>
          <w:szCs w:val="24"/>
          <w:rPrChange w:id="286" w:author="hy1729" w:date="2026-03-21T12:18:32Z">
            <w:rPr>
              <w:rFonts w:ascii="Liberation Sans Narrow" w:hAnsi="Liberation Sans Narrow" w:eastAsia="Liberation Sans Narrow" w:cs="Liberation Sans Narrow"/>
              <w:b/>
              <w:bCs/>
              <w:color w:val="333333"/>
              <w:spacing w:val="8"/>
              <w:sz w:val="24"/>
              <w:szCs w:val="24"/>
            </w:rPr>
          </w:rPrChange>
        </w:rPr>
        <w:t xml:space="preserve">7.1 </w:t>
      </w:r>
      <w:r>
        <w:rPr>
          <w:b/>
          <w:bCs/>
          <w:color w:val="333333"/>
          <w:spacing w:val="8"/>
          <w:sz w:val="24"/>
          <w:szCs w:val="24"/>
        </w:rPr>
        <w:t>符号分析与任务生成</w:t>
      </w:r>
    </w:p>
    <w:p w14:paraId="6ECD1F8A">
      <w:pPr>
        <w:pStyle w:val="4"/>
        <w:spacing w:before="200" w:line="182" w:lineRule="auto"/>
        <w:ind w:left="203" w:firstLine="498" w:firstLineChars="0"/>
      </w:pPr>
      <w:r>
        <w:rPr>
          <w:color w:val="333333"/>
          <w:position w:val="4"/>
        </w:rPr>
        <w:drawing>
          <wp:inline distT="0" distB="0" distL="0" distR="0">
            <wp:extent cx="47625" cy="47625"/>
            <wp:effectExtent l="0" t="0" r="0" b="0"/>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10"/>
                    <a:stretch>
                      <a:fillRect/>
                    </a:stretch>
                  </pic:blipFill>
                  <pic:spPr>
                    <a:xfrm>
                      <a:off x="0" y="0"/>
                      <a:ext cx="47625" cy="47625"/>
                    </a:xfrm>
                    <a:prstGeom prst="rect">
                      <a:avLst/>
                    </a:prstGeom>
                  </pic:spPr>
                </pic:pic>
              </a:graphicData>
            </a:graphic>
          </wp:inline>
        </w:drawing>
      </w:r>
      <w:r>
        <w:rPr>
          <w:color w:val="333333"/>
          <w:spacing w:val="13"/>
          <w:w w:val="101"/>
        </w:rPr>
        <w:t xml:space="preserve">   </w:t>
      </w:r>
      <w:r>
        <w:rPr>
          <w:color w:val="333333"/>
          <w:spacing w:val="4"/>
        </w:rPr>
        <w:t>矩阵重排</w:t>
      </w:r>
    </w:p>
    <w:p w14:paraId="492DBA4B">
      <w:pPr>
        <w:pStyle w:val="4"/>
        <w:spacing w:before="149" w:line="182" w:lineRule="auto"/>
        <w:ind w:left="203" w:firstLine="498" w:firstLineChars="0"/>
      </w:pPr>
      <w:r>
        <w:rPr>
          <w:color w:val="333333"/>
          <w:position w:val="4"/>
        </w:rPr>
        <w:drawing>
          <wp:inline distT="0" distB="0" distL="0" distR="0">
            <wp:extent cx="47625" cy="47625"/>
            <wp:effectExtent l="0" t="0" r="0" b="0"/>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10"/>
                    <a:stretch>
                      <a:fillRect/>
                    </a:stretch>
                  </pic:blipFill>
                  <pic:spPr>
                    <a:xfrm>
                      <a:off x="0" y="0"/>
                      <a:ext cx="47625" cy="47625"/>
                    </a:xfrm>
                    <a:prstGeom prst="rect">
                      <a:avLst/>
                    </a:prstGeom>
                  </pic:spPr>
                </pic:pic>
              </a:graphicData>
            </a:graphic>
          </wp:inline>
        </w:drawing>
      </w:r>
      <w:r>
        <w:rPr>
          <w:color w:val="333333"/>
          <w:spacing w:val="13"/>
          <w:w w:val="101"/>
        </w:rPr>
        <w:t xml:space="preserve">   </w:t>
      </w:r>
      <w:r>
        <w:rPr>
          <w:color w:val="333333"/>
          <w:spacing w:val="4"/>
        </w:rPr>
        <w:t>消解树构建</w:t>
      </w:r>
    </w:p>
    <w:p w14:paraId="259A1CC9">
      <w:pPr>
        <w:pStyle w:val="4"/>
        <w:spacing w:before="149" w:line="182" w:lineRule="auto"/>
        <w:ind w:left="203" w:firstLine="498" w:firstLineChars="0"/>
        <w:rPr>
          <w:color w:val="333333"/>
        </w:rPr>
      </w:pPr>
      <w:r>
        <w:rPr>
          <w:rFonts w:ascii="Segoe Print" w:hAnsi="Segoe Print" w:eastAsia="Segoe Print" w:cs="Segoe Print"/>
          <w:color w:val="333333"/>
          <w:position w:val="4"/>
          <w:rPrChange w:id="288" w:author="hy1729" w:date="2026-03-21T12:18:32Z">
            <w:rPr>
              <w:rFonts w:ascii="Liberation Sans Narrow" w:hAnsi="Liberation Sans Narrow" w:eastAsia="Liberation Sans Narrow" w:cs="Liberation Sans Narrow"/>
              <w:color w:val="333333"/>
              <w:position w:val="4"/>
            </w:rPr>
          </w:rPrChange>
        </w:rPr>
        <w:drawing>
          <wp:inline distT="0" distB="0" distL="0" distR="0">
            <wp:extent cx="47625" cy="47625"/>
            <wp:effectExtent l="0" t="0" r="0" b="0"/>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10"/>
                    <a:stretch>
                      <a:fillRect/>
                    </a:stretch>
                  </pic:blipFill>
                  <pic:spPr>
                    <a:xfrm>
                      <a:off x="0" y="0"/>
                      <a:ext cx="47625" cy="47625"/>
                    </a:xfrm>
                    <a:prstGeom prst="rect">
                      <a:avLst/>
                    </a:prstGeom>
                  </pic:spPr>
                </pic:pic>
              </a:graphicData>
            </a:graphic>
          </wp:inline>
        </w:drawing>
      </w:r>
      <w:r>
        <w:rPr>
          <w:rFonts w:ascii="Segoe Print" w:hAnsi="Segoe Print" w:eastAsia="Segoe Print" w:cs="Segoe Print"/>
          <w:color w:val="333333"/>
          <w:spacing w:val="4"/>
          <w:rPrChange w:id="289" w:author="hy1729" w:date="2026-03-21T12:18:32Z">
            <w:rPr>
              <w:rFonts w:ascii="Liberation Sans Narrow" w:hAnsi="Liberation Sans Narrow" w:eastAsia="Liberation Sans Narrow" w:cs="Liberation Sans Narrow"/>
              <w:color w:val="333333"/>
              <w:spacing w:val="4"/>
            </w:rPr>
          </w:rPrChange>
        </w:rPr>
        <w:t xml:space="preserve">    </w:t>
      </w:r>
      <w:r>
        <w:rPr>
          <w:rFonts w:ascii="Segoe Print" w:hAnsi="Segoe Print" w:eastAsia="Segoe Print" w:cs="Segoe Print"/>
          <w:color w:val="333333"/>
          <w:spacing w:val="17"/>
          <w:rPrChange w:id="290" w:author="hy1729" w:date="2026-03-21T12:18:32Z">
            <w:rPr>
              <w:rFonts w:ascii="Liberation Sans Narrow" w:hAnsi="Liberation Sans Narrow" w:eastAsia="Liberation Sans Narrow" w:cs="Liberation Sans Narrow"/>
              <w:color w:val="333333"/>
              <w:spacing w:val="17"/>
            </w:rPr>
          </w:rPrChange>
        </w:rPr>
        <w:t>NodeTask</w:t>
      </w:r>
      <w:r>
        <w:rPr>
          <w:color w:val="333333"/>
          <w:spacing w:val="17"/>
        </w:rPr>
        <w:t>生成</w:t>
      </w:r>
    </w:p>
    <w:p w14:paraId="3B619BF7">
      <w:pPr>
        <w:pStyle w:val="4"/>
        <w:spacing w:before="149" w:line="182" w:lineRule="auto"/>
        <w:ind w:left="203" w:firstLine="498" w:firstLineChars="0"/>
      </w:pPr>
      <w:r>
        <w:rPr>
          <w:color w:val="333333"/>
          <w:spacing w:val="17"/>
          <w:position w:val="4"/>
          <w:sz w:val="26"/>
          <w:szCs w:val="26"/>
        </w:rPr>
        <w:t>.</w:t>
      </w:r>
      <w:r>
        <w:rPr>
          <w:color w:val="333333"/>
          <w:spacing w:val="4"/>
          <w:position w:val="4"/>
          <w:sz w:val="26"/>
          <w:szCs w:val="26"/>
        </w:rPr>
        <w:t xml:space="preserve">   </w:t>
      </w:r>
      <w:r>
        <w:rPr>
          <w:rFonts w:ascii="Segoe Print" w:hAnsi="Segoe Print" w:eastAsia="Segoe Print" w:cs="Segoe Print"/>
          <w:color w:val="333333"/>
          <w:spacing w:val="17"/>
          <w:rPrChange w:id="291" w:author="hy1729" w:date="2026-03-21T12:18:32Z">
            <w:rPr>
              <w:rFonts w:ascii="Liberation Sans Narrow" w:hAnsi="Liberation Sans Narrow" w:eastAsia="Liberation Sans Narrow" w:cs="Liberation Sans Narrow"/>
              <w:color w:val="333333"/>
              <w:spacing w:val="17"/>
            </w:rPr>
          </w:rPrChange>
        </w:rPr>
        <w:t xml:space="preserve">map_table </w:t>
      </w:r>
      <w:r>
        <w:rPr>
          <w:color w:val="333333"/>
          <w:spacing w:val="17"/>
        </w:rPr>
        <w:t>生成</w:t>
      </w:r>
    </w:p>
    <w:p w14:paraId="50502713">
      <w:pPr>
        <w:pStyle w:val="4"/>
        <w:spacing w:before="224" w:line="180" w:lineRule="auto"/>
        <w:ind w:firstLine="500" w:firstLineChars="0"/>
        <w:outlineLvl w:val="1"/>
        <w:rPr>
          <w:sz w:val="24"/>
          <w:szCs w:val="24"/>
        </w:rPr>
      </w:pPr>
      <w:r>
        <w:rPr>
          <w:rFonts w:ascii="Segoe Print" w:hAnsi="Segoe Print" w:eastAsia="Segoe Print" w:cs="Segoe Print"/>
          <w:b/>
          <w:bCs/>
          <w:color w:val="333333"/>
          <w:spacing w:val="7"/>
          <w:sz w:val="24"/>
          <w:szCs w:val="24"/>
          <w:rPrChange w:id="292" w:author="hy1729" w:date="2026-03-21T12:18:32Z">
            <w:rPr>
              <w:rFonts w:ascii="Liberation Sans Narrow" w:hAnsi="Liberation Sans Narrow" w:eastAsia="Liberation Sans Narrow" w:cs="Liberation Sans Narrow"/>
              <w:b/>
              <w:bCs/>
              <w:color w:val="333333"/>
              <w:spacing w:val="7"/>
              <w:sz w:val="24"/>
              <w:szCs w:val="24"/>
            </w:rPr>
          </w:rPrChange>
        </w:rPr>
        <w:t xml:space="preserve">7.2 </w:t>
      </w:r>
      <w:r>
        <w:rPr>
          <w:b/>
          <w:bCs/>
          <w:color w:val="333333"/>
          <w:spacing w:val="7"/>
          <w:sz w:val="24"/>
          <w:szCs w:val="24"/>
        </w:rPr>
        <w:t>任务队列排序与依赖规避</w:t>
      </w:r>
    </w:p>
    <w:p w14:paraId="337BC13F">
      <w:pPr>
        <w:pStyle w:val="4"/>
        <w:spacing w:before="174" w:line="226" w:lineRule="auto"/>
        <w:ind w:left="203" w:firstLine="498" w:firstLineChars="0"/>
        <w:rPr>
          <w:rFonts w:ascii="Segoe Print" w:hAnsi="Segoe Print" w:eastAsia="Segoe Print" w:cs="Segoe Print"/>
          <w:rPrChange w:id="293" w:author="hy1729" w:date="2026-03-21T12:18:32Z">
            <w:rPr>
              <w:rFonts w:ascii="Liberation Sans Narrow" w:hAnsi="Liberation Sans Narrow" w:eastAsia="Liberation Sans Narrow" w:cs="Liberation Sans Narrow"/>
            </w:rPr>
          </w:rPrChange>
        </w:rPr>
      </w:pPr>
      <w:r>
        <w:rPr>
          <w:color w:val="333333"/>
          <w:spacing w:val="20"/>
          <w:position w:val="4"/>
          <w:sz w:val="14"/>
          <w:szCs w:val="14"/>
        </w:rPr>
        <w:t xml:space="preserve">.    </w:t>
      </w:r>
      <w:r>
        <w:rPr>
          <w:rFonts w:ascii="Segoe Print" w:hAnsi="Segoe Print" w:eastAsia="Segoe Print" w:cs="Segoe Print"/>
          <w:color w:val="333333"/>
          <w:spacing w:val="20"/>
          <w:rPrChange w:id="294" w:author="hy1729" w:date="2026-03-21T12:18:32Z">
            <w:rPr>
              <w:rFonts w:ascii="Liberation Sans Narrow" w:hAnsi="Liberation Sans Narrow" w:eastAsia="Liberation Sans Narrow" w:cs="Liberation Sans Narrow"/>
              <w:color w:val="333333"/>
              <w:spacing w:val="20"/>
            </w:rPr>
          </w:rPrChange>
        </w:rPr>
        <w:t>sibling</w:t>
      </w:r>
      <w:r>
        <w:rPr>
          <w:rFonts w:ascii="Segoe Print" w:hAnsi="Segoe Print" w:eastAsia="Segoe Print" w:cs="Segoe Print"/>
          <w:color w:val="333333"/>
          <w:spacing w:val="19"/>
          <w:rPrChange w:id="295" w:author="hy1729" w:date="2026-03-21T12:18:32Z">
            <w:rPr>
              <w:rFonts w:ascii="Liberation Sans Narrow" w:hAnsi="Liberation Sans Narrow" w:eastAsia="Liberation Sans Narrow" w:cs="Liberation Sans Narrow"/>
              <w:color w:val="333333"/>
              <w:spacing w:val="19"/>
            </w:rPr>
          </w:rPrChange>
        </w:rPr>
        <w:t xml:space="preserve"> </w:t>
      </w:r>
      <w:r>
        <w:rPr>
          <w:rFonts w:ascii="Segoe Print" w:hAnsi="Segoe Print" w:eastAsia="Segoe Print" w:cs="Segoe Print"/>
          <w:color w:val="333333"/>
          <w:spacing w:val="20"/>
          <w:rPrChange w:id="296" w:author="hy1729" w:date="2026-03-21T12:18:32Z">
            <w:rPr>
              <w:rFonts w:ascii="Liberation Sans Narrow" w:hAnsi="Liberation Sans Narrow" w:eastAsia="Liberation Sans Narrow" w:cs="Liberation Sans Narrow"/>
              <w:color w:val="333333"/>
              <w:spacing w:val="20"/>
            </w:rPr>
          </w:rPrChange>
        </w:rPr>
        <w:t>scheduling</w:t>
      </w:r>
    </w:p>
    <w:p w14:paraId="60D8FB2C">
      <w:pPr>
        <w:pStyle w:val="4"/>
        <w:spacing w:before="185" w:line="184" w:lineRule="auto"/>
        <w:ind w:left="203" w:firstLine="498" w:firstLineChars="0"/>
      </w:pPr>
      <w:r>
        <w:rPr>
          <w:color w:val="333333"/>
          <w:position w:val="4"/>
        </w:rPr>
        <w:drawing>
          <wp:inline distT="0" distB="0" distL="0" distR="0">
            <wp:extent cx="47625" cy="47625"/>
            <wp:effectExtent l="0" t="0" r="0" b="0"/>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10"/>
                    <a:stretch>
                      <a:fillRect/>
                    </a:stretch>
                  </pic:blipFill>
                  <pic:spPr>
                    <a:xfrm>
                      <a:off x="0" y="0"/>
                      <a:ext cx="47625" cy="47625"/>
                    </a:xfrm>
                    <a:prstGeom prst="rect">
                      <a:avLst/>
                    </a:prstGeom>
                  </pic:spPr>
                </pic:pic>
              </a:graphicData>
            </a:graphic>
          </wp:inline>
        </w:drawing>
      </w:r>
      <w:r>
        <w:rPr>
          <w:color w:val="333333"/>
          <w:spacing w:val="1"/>
        </w:rPr>
        <w:t xml:space="preserve">    </w:t>
      </w:r>
      <w:r>
        <w:rPr>
          <w:color w:val="333333"/>
          <w:spacing w:val="4"/>
        </w:rPr>
        <w:t>为什么父子不能盲目连续调度</w:t>
      </w:r>
    </w:p>
    <w:p w14:paraId="49E062CC">
      <w:pPr>
        <w:pStyle w:val="4"/>
        <w:spacing w:before="130" w:line="185" w:lineRule="auto"/>
        <w:ind w:left="203" w:firstLine="498" w:firstLineChars="0"/>
      </w:pPr>
      <w:r>
        <w:rPr>
          <w:color w:val="333333"/>
          <w:position w:val="4"/>
        </w:rPr>
        <w:drawing>
          <wp:inline distT="0" distB="0" distL="0" distR="0">
            <wp:extent cx="47625" cy="47625"/>
            <wp:effectExtent l="0" t="0" r="0" b="0"/>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10"/>
                    <a:stretch>
                      <a:fillRect/>
                    </a:stretch>
                  </pic:blipFill>
                  <pic:spPr>
                    <a:xfrm>
                      <a:off x="0" y="0"/>
                      <a:ext cx="47625" cy="47625"/>
                    </a:xfrm>
                    <a:prstGeom prst="rect">
                      <a:avLst/>
                    </a:prstGeom>
                  </pic:spPr>
                </pic:pic>
              </a:graphicData>
            </a:graphic>
          </wp:inline>
        </w:drawing>
      </w:r>
      <w:r>
        <w:rPr>
          <w:color w:val="333333"/>
          <w:spacing w:val="16"/>
        </w:rPr>
        <w:t xml:space="preserve">   </w:t>
      </w:r>
      <w:r>
        <w:rPr>
          <w:color w:val="333333"/>
          <w:spacing w:val="4"/>
        </w:rPr>
        <w:t>软件排序与硬件互锁的协同</w:t>
      </w:r>
    </w:p>
    <w:p w14:paraId="053148BB">
      <w:pPr>
        <w:pStyle w:val="4"/>
        <w:spacing w:before="226" w:line="180" w:lineRule="auto"/>
        <w:ind w:firstLine="500" w:firstLineChars="0"/>
        <w:outlineLvl w:val="1"/>
        <w:rPr>
          <w:sz w:val="24"/>
          <w:szCs w:val="24"/>
        </w:rPr>
      </w:pPr>
      <w:r>
        <w:rPr>
          <w:rFonts w:ascii="Segoe Print" w:hAnsi="Segoe Print" w:eastAsia="Segoe Print" w:cs="Segoe Print"/>
          <w:b/>
          <w:bCs/>
          <w:color w:val="333333"/>
          <w:spacing w:val="6"/>
          <w:sz w:val="24"/>
          <w:szCs w:val="24"/>
          <w:rPrChange w:id="297" w:author="hy1729" w:date="2026-03-21T12:18:32Z">
            <w:rPr>
              <w:rFonts w:ascii="Liberation Sans Narrow" w:hAnsi="Liberation Sans Narrow" w:eastAsia="Liberation Sans Narrow" w:cs="Liberation Sans Narrow"/>
              <w:b/>
              <w:bCs/>
              <w:color w:val="333333"/>
              <w:spacing w:val="6"/>
              <w:sz w:val="24"/>
              <w:szCs w:val="24"/>
            </w:rPr>
          </w:rPrChange>
        </w:rPr>
        <w:t>7.3</w:t>
      </w:r>
      <w:r>
        <w:rPr>
          <w:rFonts w:ascii="Segoe Print" w:hAnsi="Segoe Print" w:eastAsia="Segoe Print" w:cs="Segoe Print"/>
          <w:b/>
          <w:bCs/>
          <w:color w:val="333333"/>
          <w:spacing w:val="34"/>
          <w:w w:val="101"/>
          <w:sz w:val="24"/>
          <w:szCs w:val="24"/>
          <w:rPrChange w:id="298" w:author="hy1729" w:date="2026-03-21T12:18:32Z">
            <w:rPr>
              <w:rFonts w:ascii="Liberation Sans Narrow" w:hAnsi="Liberation Sans Narrow" w:eastAsia="Liberation Sans Narrow" w:cs="Liberation Sans Narrow"/>
              <w:b/>
              <w:bCs/>
              <w:color w:val="333333"/>
              <w:spacing w:val="34"/>
              <w:w w:val="101"/>
              <w:sz w:val="24"/>
              <w:szCs w:val="24"/>
            </w:rPr>
          </w:rPrChange>
        </w:rPr>
        <w:t xml:space="preserve"> </w:t>
      </w:r>
      <w:r>
        <w:rPr>
          <w:b/>
          <w:bCs/>
          <w:color w:val="333333"/>
          <w:spacing w:val="6"/>
          <w:sz w:val="24"/>
          <w:szCs w:val="24"/>
        </w:rPr>
        <w:t>内存规划与二进制打包</w:t>
      </w:r>
    </w:p>
    <w:p w14:paraId="0314E2B6">
      <w:pPr>
        <w:pStyle w:val="4"/>
        <w:spacing w:before="173" w:line="309" w:lineRule="exact"/>
        <w:ind w:left="203" w:firstLine="498" w:firstLineChars="0"/>
        <w:rPr>
          <w:rFonts w:ascii="Segoe Print" w:hAnsi="Segoe Print" w:eastAsia="Segoe Print" w:cs="Segoe Print"/>
          <w:rPrChange w:id="299" w:author="hy1729" w:date="2026-03-21T12:18:32Z">
            <w:rPr>
              <w:rFonts w:ascii="Liberation Sans Narrow" w:hAnsi="Liberation Sans Narrow" w:eastAsia="Liberation Sans Narrow" w:cs="Liberation Sans Narrow"/>
            </w:rPr>
          </w:rPrChange>
        </w:rPr>
      </w:pPr>
      <w:r>
        <w:rPr>
          <w:color w:val="333333"/>
          <w:spacing w:val="13"/>
          <w:w w:val="112"/>
          <w:position w:val="8"/>
          <w:sz w:val="26"/>
          <w:szCs w:val="26"/>
        </w:rPr>
        <w:t>.</w:t>
      </w:r>
      <w:r>
        <w:rPr>
          <w:color w:val="333333"/>
          <w:spacing w:val="27"/>
          <w:position w:val="8"/>
          <w:sz w:val="26"/>
          <w:szCs w:val="26"/>
        </w:rPr>
        <w:t xml:space="preserve">  </w:t>
      </w:r>
      <w:r>
        <w:rPr>
          <w:rFonts w:ascii="Segoe Print" w:hAnsi="Segoe Print" w:eastAsia="Segoe Print" w:cs="Segoe Print"/>
          <w:color w:val="333333"/>
          <w:spacing w:val="13"/>
          <w:w w:val="112"/>
          <w:position w:val="4"/>
          <w:rPrChange w:id="300" w:author="hy1729" w:date="2026-03-21T12:18:32Z">
            <w:rPr>
              <w:rFonts w:ascii="Liberation Sans Narrow" w:hAnsi="Liberation Sans Narrow" w:eastAsia="Liberation Sans Narrow" w:cs="Liberation Sans Narrow"/>
              <w:color w:val="333333"/>
              <w:spacing w:val="13"/>
              <w:w w:val="112"/>
              <w:position w:val="4"/>
            </w:rPr>
          </w:rPrChange>
        </w:rPr>
        <w:t>front_q / front_e</w:t>
      </w:r>
    </w:p>
    <w:p w14:paraId="215D6CF1">
      <w:pPr>
        <w:pStyle w:val="4"/>
        <w:spacing w:before="173" w:line="309" w:lineRule="exact"/>
        <w:ind w:left="203" w:firstLine="498" w:firstLineChars="0"/>
        <w:rPr>
          <w:rFonts w:ascii="Segoe Print" w:hAnsi="Segoe Print" w:eastAsia="Segoe Print" w:cs="Segoe Print"/>
          <w:rPrChange w:id="301" w:author="hy1729" w:date="2026-03-21T12:18:32Z">
            <w:rPr>
              <w:rFonts w:ascii="Liberation Sans Narrow" w:hAnsi="Liberation Sans Narrow" w:eastAsia="Liberation Sans Narrow" w:cs="Liberation Sans Narrow"/>
            </w:rPr>
          </w:rPrChange>
        </w:rPr>
      </w:pPr>
      <w:r>
        <w:rPr>
          <w:color w:val="333333"/>
          <w:spacing w:val="17"/>
          <w:w w:val="105"/>
          <w:position w:val="4"/>
          <w:sz w:val="26"/>
          <w:szCs w:val="26"/>
        </w:rPr>
        <w:t>.</w:t>
      </w:r>
      <w:r>
        <w:rPr>
          <w:color w:val="333333"/>
          <w:spacing w:val="32"/>
          <w:position w:val="4"/>
          <w:sz w:val="26"/>
          <w:szCs w:val="26"/>
        </w:rPr>
        <w:t xml:space="preserve">  </w:t>
      </w:r>
      <w:r>
        <w:rPr>
          <w:rFonts w:ascii="Segoe Print" w:hAnsi="Segoe Print" w:eastAsia="Segoe Print" w:cs="Segoe Print"/>
          <w:color w:val="333333"/>
          <w:spacing w:val="17"/>
          <w:w w:val="105"/>
          <w:rPrChange w:id="302" w:author="hy1729" w:date="2026-03-21T12:18:32Z">
            <w:rPr>
              <w:rFonts w:ascii="Liberation Sans Narrow" w:hAnsi="Liberation Sans Narrow" w:eastAsia="Liberation Sans Narrow" w:cs="Liberation Sans Narrow"/>
              <w:color w:val="333333"/>
              <w:spacing w:val="17"/>
              <w:w w:val="105"/>
            </w:rPr>
          </w:rPrChange>
        </w:rPr>
        <w:t>tasks.bin / map_table.bin</w:t>
      </w:r>
      <w:r>
        <w:rPr>
          <w:rFonts w:ascii="Segoe Print" w:hAnsi="Segoe Print" w:eastAsia="Segoe Print" w:cs="Segoe Print"/>
          <w:color w:val="333333"/>
          <w:rPrChange w:id="303" w:author="hy1729" w:date="2026-03-21T12:18:32Z">
            <w:rPr>
              <w:rFonts w:ascii="Liberation Sans Narrow" w:hAnsi="Liberation Sans Narrow" w:eastAsia="Liberation Sans Narrow" w:cs="Liberation Sans Narrow"/>
              <w:color w:val="333333"/>
            </w:rPr>
          </w:rPrChange>
        </w:rPr>
        <w:t xml:space="preserve"> </w:t>
      </w:r>
      <w:r>
        <w:rPr>
          <w:color w:val="333333"/>
          <w:spacing w:val="19"/>
          <w:w w:val="103"/>
          <w:position w:val="4"/>
          <w:sz w:val="14"/>
          <w:szCs w:val="14"/>
        </w:rPr>
        <w:t xml:space="preserve">.    </w:t>
      </w:r>
      <w:r>
        <w:rPr>
          <w:rFonts w:ascii="Segoe Print" w:hAnsi="Segoe Print" w:eastAsia="Segoe Print" w:cs="Segoe Print"/>
          <w:color w:val="333333"/>
          <w:spacing w:val="19"/>
          <w:w w:val="103"/>
          <w:rPrChange w:id="304" w:author="hy1729" w:date="2026-03-21T12:18:32Z">
            <w:rPr>
              <w:rFonts w:ascii="Liberation Sans Narrow" w:hAnsi="Liberation Sans Narrow" w:eastAsia="Liberation Sans Narrow" w:cs="Liberation Sans Narrow"/>
              <w:color w:val="333333"/>
              <w:spacing w:val="19"/>
              <w:w w:val="103"/>
            </w:rPr>
          </w:rPrChange>
        </w:rPr>
        <w:t>address</w:t>
      </w:r>
      <w:r>
        <w:rPr>
          <w:rFonts w:ascii="Segoe Print" w:hAnsi="Segoe Print" w:eastAsia="Segoe Print" w:cs="Segoe Print"/>
          <w:color w:val="333333"/>
          <w:spacing w:val="32"/>
          <w:w w:val="101"/>
          <w:rPrChange w:id="305" w:author="hy1729" w:date="2026-03-21T12:18:32Z">
            <w:rPr>
              <w:rFonts w:ascii="Liberation Sans Narrow" w:hAnsi="Liberation Sans Narrow" w:eastAsia="Liberation Sans Narrow" w:cs="Liberation Sans Narrow"/>
              <w:color w:val="333333"/>
              <w:spacing w:val="32"/>
              <w:w w:val="101"/>
            </w:rPr>
          </w:rPrChange>
        </w:rPr>
        <w:t xml:space="preserve"> </w:t>
      </w:r>
      <w:r>
        <w:rPr>
          <w:rFonts w:ascii="Segoe Print" w:hAnsi="Segoe Print" w:eastAsia="Segoe Print" w:cs="Segoe Print"/>
          <w:color w:val="333333"/>
          <w:spacing w:val="19"/>
          <w:w w:val="103"/>
          <w:rPrChange w:id="306" w:author="hy1729" w:date="2026-03-21T12:18:32Z">
            <w:rPr>
              <w:rFonts w:ascii="Liberation Sans Narrow" w:hAnsi="Liberation Sans Narrow" w:eastAsia="Liberation Sans Narrow" w:cs="Liberation Sans Narrow"/>
              <w:color w:val="333333"/>
              <w:spacing w:val="19"/>
              <w:w w:val="103"/>
            </w:rPr>
          </w:rPrChange>
        </w:rPr>
        <w:t>planning</w:t>
      </w:r>
    </w:p>
    <w:p w14:paraId="67F6144C">
      <w:pPr>
        <w:pStyle w:val="4"/>
        <w:spacing w:before="144" w:line="180" w:lineRule="auto"/>
        <w:ind w:firstLine="500" w:firstLineChars="0"/>
        <w:outlineLvl w:val="1"/>
        <w:rPr>
          <w:sz w:val="24"/>
          <w:szCs w:val="24"/>
        </w:rPr>
      </w:pPr>
      <w:r>
        <w:rPr>
          <w:rFonts w:ascii="Segoe Print" w:hAnsi="Segoe Print" w:eastAsia="Segoe Print" w:cs="Segoe Print"/>
          <w:b/>
          <w:bCs/>
          <w:color w:val="333333"/>
          <w:spacing w:val="7"/>
          <w:sz w:val="24"/>
          <w:szCs w:val="24"/>
          <w:rPrChange w:id="307" w:author="hy1729" w:date="2026-03-21T12:18:32Z">
            <w:rPr>
              <w:rFonts w:ascii="Liberation Sans Narrow" w:hAnsi="Liberation Sans Narrow" w:eastAsia="Liberation Sans Narrow" w:cs="Liberation Sans Narrow"/>
              <w:b/>
              <w:bCs/>
              <w:color w:val="333333"/>
              <w:spacing w:val="7"/>
              <w:sz w:val="24"/>
              <w:szCs w:val="24"/>
            </w:rPr>
          </w:rPrChange>
        </w:rPr>
        <w:t xml:space="preserve">7.4 </w:t>
      </w:r>
      <w:r>
        <w:rPr>
          <w:b/>
          <w:bCs/>
          <w:color w:val="333333"/>
          <w:spacing w:val="7"/>
          <w:sz w:val="24"/>
          <w:szCs w:val="24"/>
        </w:rPr>
        <w:t>误差分析与迭代求精框架</w:t>
      </w:r>
    </w:p>
    <w:p w14:paraId="2449E129">
      <w:pPr>
        <w:pStyle w:val="4"/>
        <w:spacing w:before="200" w:line="181" w:lineRule="auto"/>
        <w:ind w:firstLine="500" w:firstLineChars="0"/>
        <w:outlineLvl w:val="1"/>
        <w:rPr>
          <w:sz w:val="24"/>
          <w:szCs w:val="24"/>
        </w:rPr>
      </w:pPr>
      <w:r>
        <w:rPr>
          <w:rFonts w:ascii="Segoe Print" w:hAnsi="Segoe Print" w:eastAsia="Segoe Print" w:cs="Segoe Print"/>
          <w:b/>
          <w:bCs/>
          <w:color w:val="333333"/>
          <w:spacing w:val="11"/>
          <w:sz w:val="24"/>
          <w:szCs w:val="24"/>
          <w:rPrChange w:id="308" w:author="hy1729" w:date="2026-03-21T12:18:32Z">
            <w:rPr>
              <w:rFonts w:ascii="Liberation Sans Narrow" w:hAnsi="Liberation Sans Narrow" w:eastAsia="Liberation Sans Narrow" w:cs="Liberation Sans Narrow"/>
              <w:b/>
              <w:bCs/>
              <w:color w:val="333333"/>
              <w:spacing w:val="11"/>
              <w:sz w:val="24"/>
              <w:szCs w:val="24"/>
            </w:rPr>
          </w:rPrChange>
        </w:rPr>
        <w:t xml:space="preserve">7.5 </w:t>
      </w:r>
      <w:r>
        <w:rPr>
          <w:b/>
          <w:bCs/>
          <w:color w:val="333333"/>
          <w:spacing w:val="11"/>
          <w:sz w:val="24"/>
          <w:szCs w:val="24"/>
        </w:rPr>
        <w:t>本章小结</w:t>
      </w:r>
    </w:p>
    <w:p w14:paraId="1FCBE020">
      <w:pPr>
        <w:pStyle w:val="4"/>
        <w:spacing w:before="218" w:line="180" w:lineRule="auto"/>
        <w:ind w:left="3"/>
        <w:outlineLvl w:val="0"/>
        <w:rPr>
          <w:sz w:val="29"/>
          <w:szCs w:val="29"/>
        </w:rPr>
      </w:pPr>
      <w:r>
        <w:rPr>
          <w:rFonts w:ascii="Segoe Print" w:hAnsi="Segoe Print" w:eastAsia="Segoe Print" w:cs="Segoe Print"/>
          <w:b/>
          <w:bCs/>
          <w:color w:val="333333"/>
          <w:spacing w:val="5"/>
          <w:sz w:val="29"/>
          <w:szCs w:val="29"/>
          <w:rPrChange w:id="309" w:author="hy1729" w:date="2026-03-21T12:18:32Z">
            <w:rPr>
              <w:rFonts w:ascii="Liberation Sans Narrow" w:hAnsi="Liberation Sans Narrow" w:eastAsia="Liberation Sans Narrow" w:cs="Liberation Sans Narrow"/>
              <w:b/>
              <w:bCs/>
              <w:color w:val="333333"/>
              <w:spacing w:val="5"/>
              <w:sz w:val="29"/>
              <w:szCs w:val="29"/>
            </w:rPr>
          </w:rPrChange>
        </w:rPr>
        <w:t>8.</w:t>
      </w:r>
      <w:r>
        <w:rPr>
          <w:b/>
          <w:bCs/>
          <w:color w:val="333333"/>
          <w:spacing w:val="5"/>
          <w:sz w:val="29"/>
          <w:szCs w:val="29"/>
        </w:rPr>
        <w:t>实验设计和结果分析</w:t>
      </w:r>
    </w:p>
    <w:p w14:paraId="0B936384">
      <w:pPr>
        <w:pStyle w:val="4"/>
        <w:spacing w:before="207" w:line="180" w:lineRule="auto"/>
        <w:ind w:left="2"/>
        <w:outlineLvl w:val="0"/>
        <w:rPr>
          <w:sz w:val="29"/>
          <w:szCs w:val="29"/>
        </w:rPr>
      </w:pPr>
      <w:r>
        <w:rPr>
          <w:rFonts w:ascii="Segoe Print" w:hAnsi="Segoe Print" w:eastAsia="Segoe Print" w:cs="Segoe Print"/>
          <w:b/>
          <w:bCs/>
          <w:color w:val="333333"/>
          <w:spacing w:val="7"/>
          <w:sz w:val="29"/>
          <w:szCs w:val="29"/>
          <w:rPrChange w:id="310" w:author="hy1729" w:date="2026-03-21T12:18:32Z">
            <w:rPr>
              <w:rFonts w:ascii="Liberation Sans Narrow" w:hAnsi="Liberation Sans Narrow" w:eastAsia="Liberation Sans Narrow" w:cs="Liberation Sans Narrow"/>
              <w:b/>
              <w:bCs/>
              <w:color w:val="333333"/>
              <w:spacing w:val="7"/>
              <w:sz w:val="29"/>
              <w:szCs w:val="29"/>
            </w:rPr>
          </w:rPrChange>
        </w:rPr>
        <w:t>9.</w:t>
      </w:r>
      <w:r>
        <w:rPr>
          <w:b/>
          <w:bCs/>
          <w:color w:val="333333"/>
          <w:spacing w:val="7"/>
          <w:sz w:val="29"/>
          <w:szCs w:val="29"/>
        </w:rPr>
        <w:t>总结和展望</w:t>
      </w:r>
    </w:p>
    <w:sectPr>
      <w:pgSz w:w="11900" w:h="16839"/>
      <w:pgMar w:top="560" w:right="1409" w:bottom="0" w:left="1496" w:header="0" w:footer="0" w:gutter="0"/>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何安平" w:date="2026-03-17T18:12:42Z" w:initials="">
    <w:p w14:paraId="0C468C4D">
      <w:pPr>
        <w:pStyle w:val="3"/>
        <w:rPr>
          <w:rFonts w:hint="eastAsia"/>
          <w:lang w:val="en-US" w:eastAsia="zh-CN"/>
        </w:rPr>
      </w:pPr>
      <w:r>
        <w:rPr>
          <w:rFonts w:hint="eastAsia"/>
          <w:lang w:val="en-US" w:eastAsia="zh-CN"/>
        </w:rPr>
        <w:t>是否要强调整数？</w:t>
      </w:r>
    </w:p>
    <w:p w14:paraId="2EFB3EED">
      <w:pPr>
        <w:pStyle w:val="3"/>
        <w:rPr>
          <w:rFonts w:hint="eastAsia"/>
          <w:lang w:val="en-US" w:eastAsia="zh-CN"/>
        </w:rPr>
      </w:pPr>
      <w:r>
        <w:rPr>
          <w:rFonts w:hint="eastAsia"/>
          <w:lang w:val="en-US" w:eastAsia="zh-CN"/>
        </w:rPr>
        <w:t>建议是面向矩阵计算的方法，整数矩阵只是实验或者验证平台</w:t>
      </w:r>
    </w:p>
  </w:comment>
  <w:comment w:id="1" w:author="何安平" w:date="2026-03-17T18:23:11Z" w:initials="">
    <w:p w14:paraId="5B4AFA4C">
      <w:pPr>
        <w:pStyle w:val="3"/>
        <w:rPr>
          <w:rFonts w:hint="eastAsia" w:eastAsia="宋体"/>
          <w:lang w:eastAsia="zh-CN"/>
        </w:rPr>
      </w:pPr>
      <w:r>
        <w:rPr>
          <w:rFonts w:hint="eastAsia"/>
          <w:lang w:eastAsia="zh-CN"/>
        </w:rPr>
        <w:t>这几点需要重新梳理</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EFB3EED" w15:done="0"/>
  <w15:commentEx w15:paraId="5B4AFA4C"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 PL UKai CN">
    <w:altName w:val="宋体"/>
    <w:panose1 w:val="02000503000000000000"/>
    <w:charset w:val="86"/>
    <w:family w:val="auto"/>
    <w:pitch w:val="default"/>
    <w:sig w:usb0="00000000" w:usb1="00000000" w:usb2="00000036" w:usb3="00000000" w:csb0="2016009F" w:csb1="DFD70000"/>
  </w:font>
  <w:font w:name="Noto Sans CJK JP">
    <w:altName w:val="宋体"/>
    <w:panose1 w:val="020B0500000000000000"/>
    <w:charset w:val="86"/>
    <w:family w:val="auto"/>
    <w:pitch w:val="default"/>
    <w:sig w:usb0="00000000" w:usb1="00000000" w:usb2="00000016" w:usb3="00000000" w:csb0="602E0107" w:csb1="00000000"/>
  </w:font>
  <w:font w:name="Liberation Sans Narrow">
    <w:altName w:val="Liberation Sans Narrow"/>
    <w:panose1 w:val="020B0606020202030204"/>
    <w:charset w:val="00"/>
    <w:family w:val="auto"/>
    <w:pitch w:val="default"/>
    <w:sig w:usb0="00000000" w:usb1="00000000" w:usb2="00000000" w:usb3="00000000" w:csb0="6000009F" w:csb1="DFD70000"/>
  </w:font>
  <w:font w:name="MicrosoftYaHei">
    <w:altName w:val="MicrosoftYaHei"/>
    <w:panose1 w:val="00000000000000000000"/>
    <w:charset w:val="00"/>
    <w:family w:val="auto"/>
    <w:pitch w:val="default"/>
    <w:sig w:usb0="00000000" w:usb1="00000000" w:usb2="00000000" w:usb3="00000000" w:csb0="00000000" w:csb1="00000000"/>
  </w:font>
  <w:font w:name="C059">
    <w:altName w:val="Segoe Print"/>
    <w:panose1 w:val="00000500000000000000"/>
    <w:charset w:val="00"/>
    <w:family w:val="auto"/>
    <w:pitch w:val="default"/>
    <w:sig w:usb0="00000000" w:usb1="00000000" w:usb2="00000000" w:usb3="00000000" w:csb0="6000009F" w:csb1="00000000"/>
  </w:font>
  <w:font w:name="OpenSans-Regular">
    <w:altName w:val="OpenSans-Regular"/>
    <w:panose1 w:val="00000000000000000000"/>
    <w:charset w:val="00"/>
    <w:family w:val="auto"/>
    <w:pitch w:val="default"/>
    <w:sig w:usb0="00000000" w:usb1="00000000" w:usb2="00000000" w:usb3="00000000" w:csb0="00000000" w:csb1="00000000"/>
  </w:font>
  <w:font w:name="ChromeSansMM">
    <w:altName w:val="ChromeSansMM"/>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何安平">
    <w15:presenceInfo w15:providerId="WPS Office" w15:userId="278068943"/>
  </w15:person>
  <w15:person w15:author="hy1729">
    <w15:presenceInfo w15:providerId="WPS Office" w15:userId="278797741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outline"/>
  <w:zoom w:percent="100"/>
  <w:displayBackgroundShape w:val="1"/>
  <w:bordersDoNotSurroundHeader w:val="0"/>
  <w:bordersDoNotSurroundFooter w:val="0"/>
  <w:trackRevisions w:val="1"/>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21AB2551"/>
    <w:rsid w:val="BFFBC74F"/>
    <w:rsid w:val="E3FBF1B7"/>
    <w:rsid w:val="F3CA61E3"/>
    <w:rsid w:val="FFDFF62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宋体" w:hAnsi="宋体" w:eastAsia="宋体" w:cs="宋体"/>
      <w:snapToGrid w:val="0"/>
      <w:color w:val="000000"/>
      <w:kern w:val="0"/>
      <w:sz w:val="21"/>
      <w:szCs w:val="21"/>
      <w:lang w:val="en-US" w:eastAsia="en-US"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annotation text"/>
    <w:basedOn w:val="1"/>
    <w:uiPriority w:val="0"/>
    <w:pPr>
      <w:jc w:val="left"/>
    </w:pPr>
  </w:style>
  <w:style w:type="paragraph" w:styleId="4">
    <w:name w:val="Body Text"/>
    <w:basedOn w:val="1"/>
    <w:semiHidden/>
    <w:qFormat/>
    <w:uiPriority w:val="0"/>
    <w:rPr>
      <w:rFonts w:ascii="宋体" w:hAnsi="宋体" w:eastAsia="宋体" w:cs="宋体"/>
      <w:sz w:val="19"/>
      <w:szCs w:val="19"/>
      <w:lang w:val="en-US" w:eastAsia="en-US" w:bidi="ar-SA"/>
    </w:rPr>
  </w:style>
  <w:style w:type="table" w:customStyle="1" w:styleId="7">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3" Type="http://schemas.microsoft.com/office/2011/relationships/people" Target="people.xml"/><Relationship Id="rId12" Type="http://schemas.openxmlformats.org/officeDocument/2006/relationships/fontTable" Target="fontTable.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1259</Words>
  <Characters>1588</Characters>
  <TotalTime>46</TotalTime>
  <ScaleCrop>false</ScaleCrop>
  <LinksUpToDate>false</LinksUpToDate>
  <CharactersWithSpaces>1814</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2026-03-18T00:04:00Z</dcterms:created>
  <dc:creator>heap</dc:creator>
  <cp:lastModifiedBy>hy1729</cp:lastModifiedBy>
  <dcterms:modified xsi:type="dcterms:W3CDTF">2026-03-21T04:43:41Z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2026-03-17T18:10:44Z</vt:filetime>
  </property>
  <property fmtid="{D5CDD505-2E9C-101B-9397-08002B2CF9AE}" pid="4" name="KSOProductBuildVer">
    <vt:lpwstr>2052-12.1.0.25225</vt:lpwstr>
  </property>
  <property fmtid="{D5CDD505-2E9C-101B-9397-08002B2CF9AE}" pid="5" name="ICV">
    <vt:lpwstr>97F591D09051CF0D032BB9698E6E9EE6_42</vt:lpwstr>
  </property>
  <property fmtid="{D5CDD505-2E9C-101B-9397-08002B2CF9AE}" pid="6" name="KSOTemplateDocerSaveRecord">
    <vt:lpwstr>eyJoZGlkIjoiM2VlM2EzZDZkNTM0ZmM5NzZlOTc4NzA3YjQ3MGFkYmYiLCJ1c2VySWQiOiIxMDQwMDk2MzMyIn0=</vt:lpwstr>
  </property>
</Properties>
</file>